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1F40" w14:textId="77777777" w:rsidR="00D71DE3" w:rsidRPr="00D71DE3" w:rsidRDefault="00D71DE3" w:rsidP="00D71DE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14:ligatures w14:val="none"/>
        </w:rPr>
        <w:t>Somna Health Practical Sleep Questionnaire</w:t>
      </w:r>
    </w:p>
    <w:p w14:paraId="596AC59F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35AD6384">
          <v:rect id="_x0000_i1025" style="width:468pt;height:.3pt" o:hralign="center" o:hrstd="t" o:hr="t" fillcolor="#a0a0a0" stroked="f"/>
        </w:pict>
      </w:r>
    </w:p>
    <w:p w14:paraId="702C49C3" w14:textId="293CAFB8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pple Color Emoji" w:eastAsia="Times New Roman" w:hAnsi="Apple Color Emoji" w:cs="Arial"/>
          <w:b/>
          <w:bCs/>
          <w:noProof/>
          <w:color w:val="222222"/>
          <w:kern w:val="0"/>
          <w:sz w:val="27"/>
          <w:szCs w:val="27"/>
          <w14:ligatures w14:val="none"/>
        </w:rPr>
        <w:drawing>
          <wp:inline distT="0" distB="0" distL="0" distR="0" wp14:anchorId="1E453F1F" wp14:editId="61933A50">
            <wp:extent cx="685800" cy="685800"/>
            <wp:effectExtent l="0" t="0" r="0" b="0"/>
            <wp:docPr id="87" name="Picture 41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1DE3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 SECTION 1: Daytime Sleepiness</w:t>
      </w:r>
    </w:p>
    <w:p w14:paraId="6E16B858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57CF8A2E">
          <v:rect id="_x0000_i1026" style="width:468pt;height:.3pt" o:hralign="center" o:hrstd="t" o:hr="t" fillcolor="#a0a0a0" stroked="f"/>
        </w:pict>
      </w:r>
    </w:p>
    <w:p w14:paraId="78AB0792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1.1 Do you take planned naps during the day?</w:t>
      </w:r>
    </w:p>
    <w:p w14:paraId="544E52C4" w14:textId="77777777" w:rsidR="00D71DE3" w:rsidRPr="00D71DE3" w:rsidRDefault="00D71DE3" w:rsidP="00D71DE3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How many days per week? _____</w:t>
      </w:r>
    </w:p>
    <w:p w14:paraId="5BCA043D" w14:textId="54FA4090" w:rsidR="00D71DE3" w:rsidRPr="00D71DE3" w:rsidRDefault="00D71DE3" w:rsidP="00D71DE3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How long is your usual nap?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0–</w:t>
      </w:r>
      <w:ins w:id="0" w:author="D Lewin" w:date="2025-08-04T23:43:00Z" w16du:dateUtc="2025-08-05T06:43:00Z">
        <w:r w:rsidR="00B207A9">
          <w:rPr>
            <w:rFonts w:ascii="Arial" w:eastAsia="Times New Roman" w:hAnsi="Arial" w:cs="Arial"/>
            <w:color w:val="222222"/>
            <w:kern w:val="0"/>
            <w14:ligatures w14:val="none"/>
          </w:rPr>
          <w:t>20</w:t>
        </w:r>
      </w:ins>
      <w:del w:id="1" w:author="D Lewin" w:date="2025-08-04T23:43:00Z" w16du:dateUtc="2025-08-05T06:43:00Z">
        <w:r w:rsidRPr="00D71DE3" w:rsidDel="00FF3023">
          <w:rPr>
            <w:rFonts w:ascii="Arial" w:eastAsia="Times New Roman" w:hAnsi="Arial" w:cs="Arial"/>
            <w:color w:val="222222"/>
            <w:kern w:val="0"/>
            <w14:ligatures w14:val="none"/>
          </w:rPr>
          <w:delText>10</w:delText>
        </w:r>
      </w:del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mins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ins w:id="2" w:author="D Lewin" w:date="2025-08-04T23:43:00Z" w16du:dateUtc="2025-08-05T06:43:00Z">
        <w:r w:rsidR="00B207A9">
          <w:rPr>
            <w:rFonts w:ascii="Arial" w:eastAsia="Times New Roman" w:hAnsi="Arial" w:cs="Arial"/>
            <w:color w:val="222222"/>
            <w:kern w:val="0"/>
            <w14:ligatures w14:val="none"/>
          </w:rPr>
          <w:t>21-45</w:t>
        </w:r>
      </w:ins>
      <w:del w:id="3" w:author="D Lewin" w:date="2025-08-04T23:43:00Z" w16du:dateUtc="2025-08-05T06:43:00Z">
        <w:r w:rsidRPr="00D71DE3" w:rsidDel="00B207A9">
          <w:rPr>
            <w:rFonts w:ascii="Arial" w:eastAsia="Times New Roman" w:hAnsi="Arial" w:cs="Arial"/>
            <w:color w:val="222222"/>
            <w:kern w:val="0"/>
            <w14:ligatures w14:val="none"/>
          </w:rPr>
          <w:delText>15–30</w:delText>
        </w:r>
      </w:del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mins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ins w:id="4" w:author="D Lewin" w:date="2025-08-04T23:43:00Z" w16du:dateUtc="2025-08-05T06:43:00Z">
        <w:r w:rsidR="00B207A9">
          <w:rPr>
            <w:rFonts w:ascii="Arial" w:eastAsia="Times New Roman" w:hAnsi="Arial" w:cs="Arial"/>
            <w:color w:val="222222"/>
            <w:kern w:val="0"/>
            <w14:ligatures w14:val="none"/>
          </w:rPr>
          <w:t>46-</w:t>
        </w:r>
      </w:ins>
      <w:del w:id="5" w:author="D Lewin" w:date="2025-08-04T23:43:00Z" w16du:dateUtc="2025-08-05T06:43:00Z">
        <w:r w:rsidRPr="00D71DE3" w:rsidDel="00B207A9">
          <w:rPr>
            <w:rFonts w:ascii="Arial" w:eastAsia="Times New Roman" w:hAnsi="Arial" w:cs="Arial"/>
            <w:color w:val="222222"/>
            <w:kern w:val="0"/>
            <w14:ligatures w14:val="none"/>
          </w:rPr>
          <w:delText>30–</w:delText>
        </w:r>
      </w:del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90 mins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90+ mins</w:t>
      </w:r>
    </w:p>
    <w:p w14:paraId="70118C99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IF Formula:</w:t>
      </w:r>
    </w:p>
    <w:p w14:paraId="6C4BADC2" w14:textId="77777777" w:rsidR="00D71DE3" w:rsidRPr="00D71DE3" w:rsidRDefault="00D71DE3" w:rsidP="00D71DE3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IF naps </w:t>
      </w: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≥ 3 days/week AND ≥ 30 mins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→ Probable Excessive Daytime Sleepiness (EDS)</w:t>
      </w:r>
    </w:p>
    <w:p w14:paraId="2E55E623" w14:textId="77777777" w:rsidR="00D71DE3" w:rsidRPr="00D71DE3" w:rsidRDefault="00D71DE3" w:rsidP="00D71DE3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IF naps **&gt;1 day/week AND ≥ 30 mins AND NOT EDS AND Insomnia → Poor Sleep Hygiene – eliminate naps</w:t>
      </w:r>
    </w:p>
    <w:p w14:paraId="306A8D87" w14:textId="0865D4E7" w:rsidR="00D71DE3" w:rsidRDefault="00D71DE3" w:rsidP="00D71DE3">
      <w:pPr>
        <w:shd w:val="clear" w:color="auto" w:fill="FFFFFF"/>
        <w:spacing w:after="0" w:line="240" w:lineRule="auto"/>
        <w:rPr>
          <w:ins w:id="6" w:author="D Lewin" w:date="2025-08-04T23:46:00Z" w16du:dateUtc="2025-08-05T06:46:00Z"/>
          <w:rFonts w:ascii="Arial" w:eastAsia="Times New Roman" w:hAnsi="Arial" w:cs="Arial"/>
          <w:i/>
          <w:iCs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Message for EDS: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“Excessive Daytime Sleepiness (EDS) means you feel overly sleepy during the day, even if you think you sleep enough.</w:t>
      </w:r>
      <w:ins w:id="7" w:author="D Lewin" w:date="2025-08-04T23:46:00Z" w16du:dateUtc="2025-08-05T06:46:00Z">
        <w:r w:rsidR="00C8104A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This is different from daytime tiredness</w:t>
        </w:r>
      </w:ins>
      <w:ins w:id="8" w:author="D Lewin" w:date="2025-08-04T23:47:00Z" w16du:dateUtc="2025-08-05T06:47:00Z">
        <w:r w:rsidR="00C8104A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because you do not just feel the need for sleep, but you can </w:t>
        </w:r>
        <w:proofErr w:type="gramStart"/>
        <w:r w:rsidR="00C8104A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actually fall</w:t>
        </w:r>
        <w:proofErr w:type="gramEnd"/>
        <w:r w:rsidR="00C8104A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asleep.</w:t>
        </w:r>
      </w:ins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 It can impact focus, mood and </w:t>
      </w:r>
      <w:ins w:id="9" w:author="D Lewin" w:date="2025-08-04T23:44:00Z" w16du:dateUtc="2025-08-05T06:44:00Z">
        <w:r w:rsidR="00247E86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quality of</w:t>
        </w:r>
      </w:ins>
      <w:del w:id="10" w:author="D Lewin" w:date="2025-08-04T23:44:00Z" w16du:dateUtc="2025-08-05T06:44:00Z">
        <w:r w:rsidRPr="00D71DE3" w:rsidDel="00247E86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delText>daily</w:delText>
        </w:r>
      </w:del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 life. Frequent long naps suggest your night</w:t>
      </w:r>
      <w:ins w:id="11" w:author="D Lewin" w:date="2025-08-04T23:44:00Z" w16du:dateUtc="2025-08-05T06:44:00Z">
        <w:r w:rsidR="00247E86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time</w:t>
        </w:r>
      </w:ins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 sleep might not be </w:t>
      </w:r>
      <w:proofErr w:type="gramStart"/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restorative</w:t>
      </w:r>
      <w:proofErr w:type="gramEnd"/>
      <w:ins w:id="12" w:author="D Lewin" w:date="2025-08-04T23:44:00Z" w16du:dateUtc="2025-08-05T06:44:00Z">
        <w:r w:rsidR="00247E86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or you might have a</w:t>
        </w:r>
      </w:ins>
      <w:ins w:id="13" w:author="D Lewin" w:date="2025-08-04T23:45:00Z" w16du:dateUtc="2025-08-05T06:45:00Z">
        <w:r w:rsidR="00C2365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n underlying sleep disorder</w:t>
        </w:r>
      </w:ins>
      <w:ins w:id="14" w:author="D Lewin" w:date="2025-08-04T23:47:00Z" w16du:dateUtc="2025-08-05T06:47:00Z">
        <w:r w:rsidR="00C310E3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.  Your other symptoms suggest that you should </w:t>
        </w:r>
      </w:ins>
      <w:ins w:id="15" w:author="D Lewin" w:date="2025-08-04T23:48:00Z" w16du:dateUtc="2025-08-05T06:48:00Z">
        <w:r w:rsidR="009E4EAA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be evaluated for______</w:t>
        </w:r>
      </w:ins>
      <w:ins w:id="16" w:author="D Lewin" w:date="2025-08-04T23:45:00Z" w16du:dateUtc="2025-08-05T06:45:00Z">
        <w:r w:rsidR="00C2365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</w:t>
        </w:r>
      </w:ins>
      <w:del w:id="17" w:author="D Lewin" w:date="2025-08-04T23:45:00Z" w16du:dateUtc="2025-08-05T06:45:00Z">
        <w:r w:rsidRPr="00D71DE3" w:rsidDel="00C2365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delText xml:space="preserve"> enough</w:delText>
        </w:r>
      </w:del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.”</w:t>
      </w:r>
    </w:p>
    <w:p w14:paraId="624B3090" w14:textId="3B1DE392" w:rsidR="00C8104A" w:rsidRPr="00C8104A" w:rsidRDefault="00C8104A" w:rsidP="00C8104A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ins w:id="18" w:author="D Lewin" w:date="2025-08-04T23:45:00Z" w16du:dateUtc="2025-08-05T06:45:00Z"/>
          <w:rFonts w:ascii="Arial" w:eastAsia="Times New Roman" w:hAnsi="Arial" w:cs="Arial"/>
          <w:i/>
          <w:iCs/>
          <w:color w:val="222222"/>
          <w:kern w:val="0"/>
          <w14:ligatures w14:val="none"/>
          <w:rPrChange w:id="19" w:author="D Lewin" w:date="2025-08-04T23:47:00Z" w16du:dateUtc="2025-08-05T06:47:00Z">
            <w:rPr>
              <w:ins w:id="20" w:author="D Lewin" w:date="2025-08-04T23:45:00Z" w16du:dateUtc="2025-08-05T06:45:00Z"/>
            </w:rPr>
          </w:rPrChange>
        </w:rPr>
        <w:pPrChange w:id="21" w:author="D Lewin" w:date="2025-08-04T23:47:00Z" w16du:dateUtc="2025-08-05T06:47:00Z">
          <w:pPr>
            <w:shd w:val="clear" w:color="auto" w:fill="FFFFFF"/>
            <w:spacing w:after="0" w:line="240" w:lineRule="auto"/>
          </w:pPr>
        </w:pPrChange>
      </w:pPr>
      <w:ins w:id="22" w:author="D Lewin" w:date="2025-08-04T23:46:00Z" w16du:dateUtc="2025-08-05T06:46:00Z">
        <w:r w:rsidRPr="00C8104A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  <w:rPrChange w:id="23" w:author="D Lewin" w:date="2025-08-04T23:47:00Z" w16du:dateUtc="2025-08-05T06:47:00Z">
              <w:rPr/>
            </w:rPrChange>
          </w:rPr>
          <w:t>If symptoms of narcolepsy or hypersomnia</w:t>
        </w:r>
      </w:ins>
      <w:ins w:id="24" w:author="D Lewin" w:date="2025-08-04T23:48:00Z" w16du:dateUtc="2025-08-05T06:48:00Z">
        <w:r w:rsidR="009E4EAA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– add above; if symptoms </w:t>
        </w:r>
        <w:proofErr w:type="gramStart"/>
        <w:r w:rsidR="009E4EAA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of  sleep</w:t>
        </w:r>
        <w:proofErr w:type="gramEnd"/>
        <w:r w:rsidR="009E4EAA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apnea – add </w:t>
        </w:r>
        <w:proofErr w:type="gramStart"/>
        <w:r w:rsidR="009E4EAA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above</w:t>
        </w:r>
        <w:r w:rsidR="00784F3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;</w:t>
        </w:r>
        <w:proofErr w:type="gramEnd"/>
        <w:r w:rsidR="00784F3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if </w:t>
        </w:r>
      </w:ins>
      <w:ins w:id="25" w:author="D Lewin" w:date="2025-08-04T23:49:00Z" w16du:dateUtc="2025-08-05T06:49:00Z">
        <w:r w:rsidR="00784F3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insufficient sleep – add above.</w:t>
        </w:r>
      </w:ins>
    </w:p>
    <w:p w14:paraId="7DC0DD7A" w14:textId="77777777" w:rsidR="00C23658" w:rsidRPr="00C8104A" w:rsidRDefault="00C23658" w:rsidP="00C8104A">
      <w:pPr>
        <w:shd w:val="clear" w:color="auto" w:fill="FFFFFF"/>
        <w:spacing w:after="0" w:line="240" w:lineRule="auto"/>
        <w:rPr>
          <w:ins w:id="26" w:author="D Lewin" w:date="2025-08-04T23:45:00Z" w16du:dateUtc="2025-08-05T06:45:00Z"/>
          <w:rFonts w:ascii="Arial" w:eastAsia="Times New Roman" w:hAnsi="Arial" w:cs="Arial"/>
          <w:i/>
          <w:iCs/>
          <w:color w:val="222222"/>
          <w:kern w:val="0"/>
          <w14:ligatures w14:val="none"/>
          <w:rPrChange w:id="27" w:author="D Lewin" w:date="2025-08-04T23:46:00Z" w16du:dateUtc="2025-08-05T06:46:00Z">
            <w:rPr>
              <w:ins w:id="28" w:author="D Lewin" w:date="2025-08-04T23:45:00Z" w16du:dateUtc="2025-08-05T06:45:00Z"/>
            </w:rPr>
          </w:rPrChange>
        </w:rPr>
      </w:pPr>
    </w:p>
    <w:p w14:paraId="1ECF7B39" w14:textId="77777777" w:rsidR="00C23658" w:rsidRPr="00C23658" w:rsidRDefault="00C23658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22222"/>
          <w:kern w:val="0"/>
          <w14:ligatures w14:val="none"/>
          <w:rPrChange w:id="29" w:author="D Lewin" w:date="2025-08-04T23:45:00Z" w16du:dateUtc="2025-08-05T06:45:00Z">
            <w:rPr>
              <w:rFonts w:ascii="Arial" w:eastAsia="Times New Roman" w:hAnsi="Arial" w:cs="Arial"/>
              <w:color w:val="222222"/>
              <w:kern w:val="0"/>
              <w14:ligatures w14:val="none"/>
            </w:rPr>
          </w:rPrChange>
        </w:rPr>
      </w:pPr>
    </w:p>
    <w:p w14:paraId="045C18D8" w14:textId="4F49527F" w:rsidR="0006376C" w:rsidRDefault="00D71DE3" w:rsidP="00D71DE3">
      <w:pPr>
        <w:shd w:val="clear" w:color="auto" w:fill="FFFFFF"/>
        <w:spacing w:after="0" w:line="240" w:lineRule="auto"/>
        <w:rPr>
          <w:ins w:id="30" w:author="D Lewin" w:date="2025-08-04T23:51:00Z" w16du:dateUtc="2025-08-05T06:51:00Z"/>
          <w:rFonts w:ascii="Arial" w:eastAsia="Times New Roman" w:hAnsi="Arial" w:cs="Arial"/>
          <w:i/>
          <w:iCs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Message for Poor Sleep Hygiene</w:t>
      </w:r>
      <w:ins w:id="31" w:author="D Lewin" w:date="2025-08-04T23:49:00Z" w16du:dateUtc="2025-08-05T06:49:00Z">
        <w:r w:rsidR="00784F38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when associated with </w:t>
        </w:r>
        <w:r w:rsidR="004F74FB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insomnia</w:t>
        </w:r>
      </w:ins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: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“Daytime naps might</w:t>
      </w:r>
      <w:ins w:id="32" w:author="D Lewin" w:date="2025-08-04T23:50:00Z" w16du:dateUtc="2025-08-05T06:50:00Z">
        <w:r w:rsidR="004F74FB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decrease your</w:t>
        </w:r>
        <w:r w:rsidR="001E346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nighttime</w:t>
        </w:r>
        <w:r w:rsidR="004F74FB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sleep drive</w:t>
        </w:r>
        <w:r w:rsidR="001E346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and caus</w:t>
        </w:r>
      </w:ins>
      <w:ins w:id="33" w:author="D Lewin" w:date="2025-08-05T23:10:00Z" w16du:dateUtc="2025-08-06T06:10:00Z">
        <w:r w:rsidR="00152C36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e</w:t>
        </w:r>
      </w:ins>
      <w:ins w:id="34" w:author="D Lewin" w:date="2025-08-04T23:50:00Z" w16du:dateUtc="2025-08-05T06:50:00Z">
        <w:r w:rsidR="001E346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symptoms of insomnia. </w:t>
        </w:r>
      </w:ins>
    </w:p>
    <w:p w14:paraId="02C45275" w14:textId="433D014D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del w:id="35" w:author="D Lewin" w:date="2025-08-04T23:50:00Z" w16du:dateUtc="2025-08-05T06:50:00Z">
        <w:r w:rsidRPr="00D71DE3" w:rsidDel="004F74FB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delText xml:space="preserve"> </w:delText>
        </w:r>
      </w:del>
      <w:ins w:id="36" w:author="D Lewin" w:date="2025-08-05T23:11:00Z" w16du:dateUtc="2025-08-06T06:11:00Z">
        <w:r w:rsidR="00152C36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You can visit our website for more information on napping and other optimal sleep hygiene </w:t>
        </w:r>
        <w:r w:rsidR="007677AB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habits associated with insomnia.</w:t>
        </w:r>
      </w:ins>
      <w:del w:id="37" w:author="D Lewin" w:date="2025-08-04T23:50:00Z" w16du:dateUtc="2025-08-05T06:50:00Z">
        <w:r w:rsidRPr="00D71DE3" w:rsidDel="004F74FB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delText>be</w:delText>
        </w:r>
      </w:del>
      <w:del w:id="38" w:author="D Lewin" w:date="2025-08-04T23:49:00Z" w16du:dateUtc="2025-08-05T06:49:00Z">
        <w:r w:rsidRPr="00D71DE3" w:rsidDel="004F74FB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delText xml:space="preserve"> </w:delText>
        </w:r>
      </w:del>
      <w:del w:id="39" w:author="D Lewin" w:date="2025-08-04T23:50:00Z" w16du:dateUtc="2025-08-05T06:50:00Z">
        <w:r w:rsidRPr="00D71DE3" w:rsidDel="00036121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delText xml:space="preserve">hurting your sleep at night. Long </w:delText>
        </w:r>
      </w:del>
      <w:del w:id="40" w:author="D Lewin" w:date="2025-08-05T23:11:00Z" w16du:dateUtc="2025-08-06T06:11:00Z">
        <w:r w:rsidRPr="00D71DE3" w:rsidDel="00152C36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delText>naps more than once a week, when you already have insomnia, can make it harder to fall or stay asleep. Try cutting out naps to improve night-time sleep.”</w:delText>
        </w:r>
      </w:del>
    </w:p>
    <w:p w14:paraId="409C00E3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4FF4EEA3">
          <v:rect id="_x0000_i1027" style="width:468pt;height:.3pt" o:hralign="center" o:hrstd="t" o:hr="t" fillcolor="#a0a0a0" stroked="f"/>
        </w:pict>
      </w:r>
    </w:p>
    <w:p w14:paraId="3BDAC8A7" w14:textId="74C3D752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1.2 Do you ever doze off when you shouldn’t?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(Tick all that apply)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At traffic lights</w:t>
      </w:r>
      <w:ins w:id="41" w:author="D Lewin" w:date="2025-08-06T17:03:00Z" w16du:dateUtc="2025-08-07T00:03:00Z">
        <w:r w:rsidR="005271EC">
          <w:rPr>
            <w:rFonts w:ascii="Arial" w:eastAsia="Times New Roman" w:hAnsi="Arial" w:cs="Arial"/>
            <w:color w:val="222222"/>
            <w:kern w:val="0"/>
            <w14:ligatures w14:val="none"/>
          </w:rPr>
          <w:t>+</w:t>
        </w:r>
      </w:ins>
      <w:ins w:id="42" w:author="D Lewin" w:date="2025-08-06T17:04:00Z" w16du:dateUtc="2025-08-07T00:04:00Z">
        <w:r w:rsidR="005271EC">
          <w:rPr>
            <w:rFonts w:ascii="Arial" w:eastAsia="Times New Roman" w:hAnsi="Arial" w:cs="Arial"/>
            <w:color w:val="222222"/>
            <w:kern w:val="0"/>
            <w14:ligatures w14:val="none"/>
          </w:rPr>
          <w:t>1</w:t>
        </w:r>
      </w:ins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Meetings/lectures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Working/studying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Talking</w:t>
      </w:r>
      <w:ins w:id="43" w:author="D Lewin" w:date="2025-08-06T17:04:00Z" w16du:dateUtc="2025-08-07T00:04:00Z">
        <w:r w:rsidR="005271EC">
          <w:rPr>
            <w:rFonts w:ascii="Arial" w:eastAsia="Times New Roman" w:hAnsi="Arial" w:cs="Arial"/>
            <w:color w:val="222222"/>
            <w:kern w:val="0"/>
            <w14:ligatures w14:val="none"/>
          </w:rPr>
          <w:t>+2</w:t>
        </w:r>
      </w:ins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Quiet activities in evening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Eating a meal</w:t>
      </w:r>
      <w:ins w:id="44" w:author="D Lewin" w:date="2025-08-06T17:04:00Z" w16du:dateUtc="2025-08-07T00:04:00Z">
        <w:r w:rsidR="005271EC">
          <w:rPr>
            <w:rFonts w:ascii="Arial" w:eastAsia="Times New Roman" w:hAnsi="Arial" w:cs="Arial"/>
            <w:color w:val="222222"/>
            <w:kern w:val="0"/>
            <w14:ligatures w14:val="none"/>
          </w:rPr>
          <w:t>+2</w:t>
        </w:r>
      </w:ins>
    </w:p>
    <w:p w14:paraId="53508463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IF Formula:</w:t>
      </w:r>
    </w:p>
    <w:p w14:paraId="52F39C03" w14:textId="64138726" w:rsidR="00D71DE3" w:rsidRDefault="00D71DE3" w:rsidP="00D71DE3">
      <w:pPr>
        <w:numPr>
          <w:ilvl w:val="0"/>
          <w:numId w:val="3"/>
        </w:numPr>
        <w:shd w:val="clear" w:color="auto" w:fill="FFFFFF"/>
        <w:spacing w:after="0" w:line="240" w:lineRule="auto"/>
        <w:ind w:left="945"/>
        <w:rPr>
          <w:ins w:id="45" w:author="D Lewin" w:date="2025-08-06T17:03:00Z" w16du:dateUtc="2025-08-07T00:03:00Z"/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IF 3–</w:t>
      </w:r>
      <w:ins w:id="46" w:author="D Lewin" w:date="2025-08-06T17:03:00Z" w16du:dateUtc="2025-08-07T00:03:00Z">
        <w:r w:rsidR="00F46BD5">
          <w:rPr>
            <w:rFonts w:ascii="Arial" w:eastAsia="Times New Roman" w:hAnsi="Arial" w:cs="Arial"/>
            <w:color w:val="222222"/>
            <w:kern w:val="0"/>
            <w14:ligatures w14:val="none"/>
          </w:rPr>
          <w:t>4</w:t>
        </w:r>
      </w:ins>
      <w:del w:id="47" w:author="D Lewin" w:date="2025-08-06T17:03:00Z" w16du:dateUtc="2025-08-07T00:03:00Z">
        <w:r w:rsidRPr="00D71DE3" w:rsidDel="00F46BD5">
          <w:rPr>
            <w:rFonts w:ascii="Arial" w:eastAsia="Times New Roman" w:hAnsi="Arial" w:cs="Arial"/>
            <w:color w:val="222222"/>
            <w:kern w:val="0"/>
            <w14:ligatures w14:val="none"/>
          </w:rPr>
          <w:delText>6</w:delText>
        </w:r>
      </w:del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boxes ticked → Mild EDS (possible sleep debt)</w:t>
      </w:r>
    </w:p>
    <w:p w14:paraId="105E2289" w14:textId="411865CF" w:rsidR="00F46BD5" w:rsidRPr="00D71DE3" w:rsidRDefault="00F46BD5" w:rsidP="00D71DE3">
      <w:pPr>
        <w:numPr>
          <w:ilvl w:val="0"/>
          <w:numId w:val="3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ins w:id="48" w:author="D Lewin" w:date="2025-08-06T17:03:00Z" w16du:dateUtc="2025-08-07T00:03:00Z"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If </w:t>
        </w:r>
        <w:r w:rsidR="005271EC">
          <w:rPr>
            <w:rFonts w:ascii="Arial" w:eastAsia="Times New Roman" w:hAnsi="Arial" w:cs="Arial"/>
            <w:color w:val="222222"/>
            <w:kern w:val="0"/>
            <w14:ligatures w14:val="none"/>
          </w:rPr>
          <w:t>5-6 boxes ticke</w:t>
        </w:r>
      </w:ins>
      <w:ins w:id="49" w:author="D Lewin" w:date="2025-08-06T17:04:00Z" w16du:dateUtc="2025-08-07T00:04:00Z">
        <w:r w:rsidR="005271EC">
          <w:rPr>
            <w:rFonts w:ascii="Arial" w:eastAsia="Times New Roman" w:hAnsi="Arial" w:cs="Arial"/>
            <w:color w:val="222222"/>
            <w:kern w:val="0"/>
            <w14:ligatures w14:val="none"/>
          </w:rPr>
          <w:t>d</w:t>
        </w:r>
      </w:ins>
      <w:ins w:id="50" w:author="D Lewin" w:date="2025-08-06T17:03:00Z" w16du:dateUtc="2025-08-07T00:03:00Z">
        <w:r w:rsidR="005271EC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</w:t>
        </w:r>
        <w:r w:rsidR="005271EC" w:rsidRPr="00D71DE3">
          <w:rPr>
            <w:rFonts w:ascii="Arial" w:eastAsia="Times New Roman" w:hAnsi="Arial" w:cs="Arial"/>
            <w:color w:val="222222"/>
            <w:kern w:val="0"/>
            <w14:ligatures w14:val="none"/>
          </w:rPr>
          <w:t>→</w:t>
        </w:r>
      </w:ins>
      <w:ins w:id="51" w:author="D Lewin" w:date="2025-08-06T17:04:00Z" w16du:dateUtc="2025-08-07T00:04:00Z">
        <w:r w:rsidR="005271EC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Moderate EDS (moderate sleep debt, insufficient </w:t>
        </w:r>
      </w:ins>
      <w:ins w:id="52" w:author="D Lewin" w:date="2025-08-06T17:05:00Z" w16du:dateUtc="2025-08-07T00:05:00Z">
        <w:r w:rsidR="005271EC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sleep </w:t>
        </w:r>
      </w:ins>
      <w:ins w:id="53" w:author="D Lewin" w:date="2025-08-06T17:07:00Z" w16du:dateUtc="2025-08-07T00:07:00Z">
        <w:r w:rsidR="002C076B">
          <w:rPr>
            <w:rFonts w:ascii="Arial" w:eastAsia="Times New Roman" w:hAnsi="Arial" w:cs="Arial"/>
            <w:color w:val="222222"/>
            <w:kern w:val="0"/>
            <w14:ligatures w14:val="none"/>
          </w:rPr>
          <w:t>if sleep duration is &lt;7.5 hours or snoring and</w:t>
        </w:r>
      </w:ins>
      <w:ins w:id="54" w:author="D Lewin" w:date="2025-08-06T17:09:00Z" w16du:dateUtc="2025-08-07T00:09:00Z">
        <w:r w:rsidR="0046249C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</w:t>
        </w:r>
      </w:ins>
      <w:ins w:id="55" w:author="D Lewin" w:date="2025-08-06T17:07:00Z" w16du:dateUtc="2025-08-07T00:07:00Z">
        <w:r w:rsidR="002C076B">
          <w:rPr>
            <w:rFonts w:ascii="Arial" w:eastAsia="Times New Roman" w:hAnsi="Arial" w:cs="Arial"/>
            <w:color w:val="222222"/>
            <w:kern w:val="0"/>
            <w14:ligatures w14:val="none"/>
          </w:rPr>
          <w:t>possible sleep apne</w:t>
        </w:r>
      </w:ins>
      <w:ins w:id="56" w:author="D Lewin" w:date="2025-08-06T17:08:00Z" w16du:dateUtc="2025-08-07T00:08:00Z">
        <w:r w:rsidR="002C076B">
          <w:rPr>
            <w:rFonts w:ascii="Arial" w:eastAsia="Times New Roman" w:hAnsi="Arial" w:cs="Arial"/>
            <w:color w:val="222222"/>
            <w:kern w:val="0"/>
            <w14:ligatures w14:val="none"/>
          </w:rPr>
          <w:t>a</w:t>
        </w:r>
      </w:ins>
      <w:ins w:id="57" w:author="D Lewin" w:date="2025-08-06T17:09:00Z" w16du:dateUtc="2025-08-07T00:09:00Z">
        <w:r w:rsidR="0046249C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</w:t>
        </w:r>
      </w:ins>
      <w:ins w:id="58" w:author="D Lewin" w:date="2025-08-06T17:05:00Z" w16du:dateUtc="2025-08-07T00:05:00Z">
        <w:r w:rsidR="005271EC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syndrome or </w:t>
        </w:r>
      </w:ins>
      <w:ins w:id="59" w:author="D Lewin" w:date="2025-08-06T17:10:00Z" w16du:dateUtc="2025-08-07T00:10:00Z">
        <w:r w:rsidR="0046249C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if sleep is 7.5 </w:t>
        </w:r>
        <w:proofErr w:type="gramStart"/>
        <w:r w:rsidR="0046249C">
          <w:rPr>
            <w:rFonts w:ascii="Arial" w:eastAsia="Times New Roman" w:hAnsi="Arial" w:cs="Arial"/>
            <w:color w:val="222222"/>
            <w:kern w:val="0"/>
            <w14:ligatures w14:val="none"/>
          </w:rPr>
          <w:t>hours</w:t>
        </w:r>
        <w:proofErr w:type="gramEnd"/>
        <w:r w:rsidR="0046249C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then </w:t>
        </w:r>
      </w:ins>
      <w:ins w:id="60" w:author="D Lewin" w:date="2025-08-06T17:09:00Z" w16du:dateUtc="2025-08-07T00:09:00Z">
        <w:r w:rsidR="0046249C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mild </w:t>
        </w:r>
      </w:ins>
      <w:ins w:id="61" w:author="D Lewin" w:date="2025-08-06T17:05:00Z" w16du:dateUtc="2025-08-07T00:05:00Z">
        <w:r w:rsidR="005271EC">
          <w:rPr>
            <w:rFonts w:ascii="Arial" w:eastAsia="Times New Roman" w:hAnsi="Arial" w:cs="Arial"/>
            <w:color w:val="222222"/>
            <w:kern w:val="0"/>
            <w14:ligatures w14:val="none"/>
          </w:rPr>
          <w:t>hypersomnia</w:t>
        </w:r>
      </w:ins>
      <w:ins w:id="62" w:author="D Lewin" w:date="2025-08-06T17:09:00Z" w16du:dateUtc="2025-08-07T00:09:00Z">
        <w:r w:rsidR="0046249C">
          <w:rPr>
            <w:rFonts w:ascii="Arial" w:eastAsia="Times New Roman" w:hAnsi="Arial" w:cs="Arial"/>
            <w:color w:val="222222"/>
            <w:kern w:val="0"/>
            <w14:ligatures w14:val="none"/>
          </w:rPr>
          <w:t>.</w:t>
        </w:r>
      </w:ins>
      <w:ins w:id="63" w:author="D Lewin" w:date="2025-08-06T17:05:00Z" w16du:dateUtc="2025-08-07T00:05:00Z">
        <w:r w:rsidR="005271EC">
          <w:rPr>
            <w:rFonts w:ascii="Arial" w:eastAsia="Times New Roman" w:hAnsi="Arial" w:cs="Arial"/>
            <w:color w:val="222222"/>
            <w:kern w:val="0"/>
            <w14:ligatures w14:val="none"/>
          </w:rPr>
          <w:t>)</w:t>
        </w:r>
      </w:ins>
    </w:p>
    <w:p w14:paraId="66B4F4F5" w14:textId="42F0C92D" w:rsidR="00D71DE3" w:rsidRPr="00D71DE3" w:rsidRDefault="00D71DE3" w:rsidP="00D71DE3">
      <w:pPr>
        <w:numPr>
          <w:ilvl w:val="0"/>
          <w:numId w:val="3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lastRenderedPageBreak/>
        <w:t xml:space="preserve">IF 7+ boxes ticked → Probable </w:t>
      </w:r>
      <w:proofErr w:type="gramStart"/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EDS</w:t>
      </w:r>
      <w:ins w:id="64" w:author="D Lewin" w:date="2025-08-06T17:05:00Z" w16du:dateUtc="2025-08-07T00:05:00Z">
        <w:r w:rsidR="005271EC">
          <w:rPr>
            <w:rFonts w:ascii="Arial" w:eastAsia="Times New Roman" w:hAnsi="Arial" w:cs="Arial"/>
            <w:color w:val="222222"/>
            <w:kern w:val="0"/>
            <w14:ligatures w14:val="none"/>
          </w:rPr>
          <w:t>;</w:t>
        </w:r>
        <w:proofErr w:type="gramEnd"/>
        <w:r w:rsidR="005271EC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if sleep time is &gt;7.5 hours then r/o - </w:t>
        </w:r>
      </w:ins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</w:t>
      </w:r>
      <w:del w:id="65" w:author="D Lewin" w:date="2025-08-06T17:05:00Z" w16du:dateUtc="2025-08-07T00:05:00Z">
        <w:r w:rsidRPr="00D71DE3" w:rsidDel="005271EC">
          <w:rPr>
            <w:rFonts w:ascii="Arial" w:eastAsia="Times New Roman" w:hAnsi="Arial" w:cs="Arial"/>
            <w:color w:val="222222"/>
            <w:kern w:val="0"/>
            <w14:ligatures w14:val="none"/>
          </w:rPr>
          <w:delText>/</w:delText>
        </w:r>
      </w:del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Narcolepsy / Hypersomnia</w:t>
      </w:r>
    </w:p>
    <w:p w14:paraId="47263AFD" w14:textId="67CA4AB0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Message: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“Falling asleep when you shouldn’t </w:t>
      </w:r>
      <w:proofErr w:type="gramStart"/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is</w:t>
      </w:r>
      <w:proofErr w:type="gramEnd"/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 a sign your sleep quality or</w:t>
      </w:r>
      <w:ins w:id="66" w:author="D Lewin" w:date="2025-08-06T17:10:00Z" w16du:dateUtc="2025-08-07T00:10:00Z">
        <w:r w:rsidR="0046249C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sleep</w:t>
        </w:r>
      </w:ins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 duration isn’t enough. It can be due to sleep debt</w:t>
      </w:r>
      <w:ins w:id="67" w:author="D Lewin" w:date="2025-08-06T17:06:00Z" w16du:dateUtc="2025-08-07T00:06:00Z">
        <w:r w:rsidR="002C076B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or chronic in</w:t>
        </w:r>
      </w:ins>
      <w:ins w:id="68" w:author="D Lewin" w:date="2025-08-06T17:07:00Z" w16du:dateUtc="2025-08-07T00:07:00Z">
        <w:r w:rsidR="002C076B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sufficient</w:t>
        </w:r>
      </w:ins>
      <w:ins w:id="69" w:author="D Lewin" w:date="2025-08-06T17:10:00Z" w16du:dateUtc="2025-08-07T00:10:00Z">
        <w:r w:rsidR="0046249C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sleep</w:t>
        </w:r>
      </w:ins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, </w:t>
      </w:r>
      <w:del w:id="70" w:author="D Lewin" w:date="2025-08-06T17:07:00Z" w16du:dateUtc="2025-08-07T00:07:00Z">
        <w:r w:rsidRPr="00D71DE3" w:rsidDel="002C076B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delText xml:space="preserve">poor sleep hygiene </w:delText>
        </w:r>
      </w:del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or a sleep disorder like</w:t>
      </w:r>
      <w:ins w:id="71" w:author="D Lewin" w:date="2025-08-06T17:07:00Z" w16du:dateUtc="2025-08-07T00:07:00Z">
        <w:r w:rsidR="002C076B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sleep apnea or</w:t>
        </w:r>
      </w:ins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 narcolepsy.”</w:t>
      </w:r>
    </w:p>
    <w:p w14:paraId="20B1C98A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0273BA96">
          <v:rect id="_x0000_i1028" style="width:468pt;height:.3pt" o:hralign="center" o:hrstd="t" o:hr="t" fillcolor="#a0a0a0" stroked="f"/>
        </w:pict>
      </w:r>
    </w:p>
    <w:p w14:paraId="5F8D6D80" w14:textId="77777777" w:rsidR="00D71DE3" w:rsidRDefault="00D71DE3" w:rsidP="00D71DE3">
      <w:pPr>
        <w:shd w:val="clear" w:color="auto" w:fill="FFFFFF"/>
        <w:spacing w:after="0" w:line="240" w:lineRule="auto"/>
        <w:rPr>
          <w:ins w:id="72" w:author="D Lewin" w:date="2025-08-06T17:22:00Z" w16du:dateUtc="2025-08-07T00:22:00Z"/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1.3 Does tiredness interfere with daily activities?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Yes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No</w:t>
      </w:r>
    </w:p>
    <w:p w14:paraId="6E8915B2" w14:textId="555343BD" w:rsidR="00745647" w:rsidRDefault="00745647" w:rsidP="00D71DE3">
      <w:pPr>
        <w:shd w:val="clear" w:color="auto" w:fill="FFFFFF"/>
        <w:spacing w:after="0" w:line="240" w:lineRule="auto"/>
        <w:rPr>
          <w:ins w:id="73" w:author="D Lewin" w:date="2025-08-06T17:23:00Z" w16du:dateUtc="2025-08-07T00:23:00Z"/>
          <w:rFonts w:ascii="Arial" w:eastAsia="Times New Roman" w:hAnsi="Arial" w:cs="Arial"/>
          <w:color w:val="222222"/>
          <w:kern w:val="0"/>
          <w14:ligatures w14:val="none"/>
        </w:rPr>
      </w:pPr>
      <w:ins w:id="74" w:author="D Lewin" w:date="2025-08-06T17:22:00Z" w16du:dateUtc="2025-08-07T00:22:00Z"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1.3a </w:t>
        </w:r>
        <w:proofErr w:type="gramStart"/>
        <w:r>
          <w:rPr>
            <w:rFonts w:ascii="Arial" w:eastAsia="Times New Roman" w:hAnsi="Arial" w:cs="Arial"/>
            <w:color w:val="222222"/>
            <w:kern w:val="0"/>
            <w14:ligatures w14:val="none"/>
          </w:rPr>
          <w:t>if</w:t>
        </w:r>
        <w:proofErr w:type="gramEnd"/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yes how severe is the interference 1=a nuisance 10=a </w:t>
        </w:r>
      </w:ins>
      <w:ins w:id="75" w:author="D Lewin" w:date="2025-08-06T17:23:00Z" w16du:dateUtc="2025-08-07T00:23:00Z"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safety </w:t>
        </w:r>
        <w:proofErr w:type="spellStart"/>
        <w:r>
          <w:rPr>
            <w:rFonts w:ascii="Arial" w:eastAsia="Times New Roman" w:hAnsi="Arial" w:cs="Arial"/>
            <w:color w:val="222222"/>
            <w:kern w:val="0"/>
            <w14:ligatures w14:val="none"/>
          </w:rPr>
          <w:t>concner</w:t>
        </w:r>
        <w:proofErr w:type="spellEnd"/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(e.g. I have had sleep related accidents)</w:t>
        </w:r>
      </w:ins>
    </w:p>
    <w:p w14:paraId="11378FA0" w14:textId="45A2DF11" w:rsidR="00745647" w:rsidRPr="00D71DE3" w:rsidRDefault="00745647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ins w:id="76" w:author="D Lewin" w:date="2025-08-06T17:23:00Z" w16du:dateUtc="2025-08-07T00:23:00Z"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If 1.3a is &gt;8 </w:t>
        </w:r>
      </w:ins>
      <w:ins w:id="77" w:author="D Lewin" w:date="2025-08-06T17:29:00Z" w16du:dateUtc="2025-08-07T00:29:00Z">
        <w:r w:rsidR="0099420F">
          <w:rPr>
            <w:rFonts w:ascii="Arial" w:eastAsia="Times New Roman" w:hAnsi="Arial" w:cs="Arial"/>
            <w:color w:val="222222"/>
            <w:kern w:val="0"/>
            <w14:ligatures w14:val="none"/>
          </w:rPr>
          <w:t>“</w:t>
        </w:r>
      </w:ins>
      <w:ins w:id="78" w:author="D Lewin" w:date="2025-08-06T17:23:00Z" w16du:dateUtc="2025-08-07T00:23:00Z"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you should see immediate </w:t>
        </w:r>
        <w:proofErr w:type="spellStart"/>
        <w:r>
          <w:rPr>
            <w:rFonts w:ascii="Arial" w:eastAsia="Times New Roman" w:hAnsi="Arial" w:cs="Arial"/>
            <w:color w:val="222222"/>
            <w:kern w:val="0"/>
            <w14:ligatures w14:val="none"/>
          </w:rPr>
          <w:t>helpf</w:t>
        </w:r>
        <w:proofErr w:type="spellEnd"/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from a health care</w:t>
        </w:r>
      </w:ins>
      <w:ins w:id="79" w:author="D Lewin" w:date="2025-08-06T17:24:00Z" w16du:dateUtc="2025-08-07T00:24:00Z"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professional and until you have done so, you should consider avoiding potentially dangers </w:t>
        </w:r>
        <w:proofErr w:type="spellStart"/>
        <w:r>
          <w:rPr>
            <w:rFonts w:ascii="Arial" w:eastAsia="Times New Roman" w:hAnsi="Arial" w:cs="Arial"/>
            <w:color w:val="222222"/>
            <w:kern w:val="0"/>
            <w14:ligatures w14:val="none"/>
          </w:rPr>
          <w:t>activites</w:t>
        </w:r>
        <w:proofErr w:type="spellEnd"/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such as driving, biking or </w:t>
        </w:r>
      </w:ins>
      <w:ins w:id="80" w:author="D Lewin" w:date="2025-08-06T17:25:00Z" w16du:dateUtc="2025-08-07T00:25:00Z">
        <w:r w:rsidR="001674AE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have a job involving high risk </w:t>
        </w:r>
        <w:proofErr w:type="spellStart"/>
        <w:r w:rsidR="001674AE">
          <w:rPr>
            <w:rFonts w:ascii="Arial" w:eastAsia="Times New Roman" w:hAnsi="Arial" w:cs="Arial"/>
            <w:color w:val="222222"/>
            <w:kern w:val="0"/>
            <w14:ligatures w14:val="none"/>
          </w:rPr>
          <w:t>activites</w:t>
        </w:r>
        <w:proofErr w:type="spellEnd"/>
        <w:r w:rsidR="001674AE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such as construction, operating heavy equipment</w:t>
        </w:r>
      </w:ins>
      <w:proofErr w:type="gramStart"/>
      <w:ins w:id="81" w:author="D Lewin" w:date="2025-08-06T17:26:00Z" w16du:dateUtc="2025-08-07T00:26:00Z">
        <w:r w:rsidR="001674AE">
          <w:rPr>
            <w:rFonts w:ascii="Arial" w:eastAsia="Times New Roman" w:hAnsi="Arial" w:cs="Arial"/>
            <w:color w:val="222222"/>
            <w:kern w:val="0"/>
            <w14:ligatures w14:val="none"/>
          </w:rPr>
          <w:t>) .</w:t>
        </w:r>
        <w:proofErr w:type="gramEnd"/>
        <w:r w:rsidR="001674AE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 The good news is that there are many fast acting and safe treatments for excessive daytime </w:t>
        </w:r>
        <w:proofErr w:type="spellStart"/>
        <w:r w:rsidR="001674AE">
          <w:rPr>
            <w:rFonts w:ascii="Arial" w:eastAsia="Times New Roman" w:hAnsi="Arial" w:cs="Arial"/>
            <w:color w:val="222222"/>
            <w:kern w:val="0"/>
            <w14:ligatures w14:val="none"/>
          </w:rPr>
          <w:t>somnolen</w:t>
        </w:r>
        <w:proofErr w:type="spellEnd"/>
        <w:r w:rsidR="001674AE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that may put you </w:t>
        </w:r>
      </w:ins>
      <w:ins w:id="82" w:author="D Lewin" w:date="2025-08-06T17:27:00Z" w16du:dateUtc="2025-08-07T00:27:00Z">
        <w:r w:rsidR="001674AE">
          <w:rPr>
            <w:rFonts w:ascii="Arial" w:eastAsia="Times New Roman" w:hAnsi="Arial" w:cs="Arial"/>
            <w:color w:val="222222"/>
            <w:kern w:val="0"/>
            <w14:ligatures w14:val="none"/>
          </w:rPr>
          <w:t>or others at risk of injury</w:t>
        </w:r>
      </w:ins>
      <w:ins w:id="83" w:author="D Lewin" w:date="2025-08-06T17:29:00Z" w16du:dateUtc="2025-08-07T00:29:00Z">
        <w:r w:rsidR="0099420F">
          <w:rPr>
            <w:rFonts w:ascii="Arial" w:eastAsia="Times New Roman" w:hAnsi="Arial" w:cs="Arial"/>
            <w:color w:val="222222"/>
            <w:kern w:val="0"/>
            <w14:ligatures w14:val="none"/>
          </w:rPr>
          <w:t>”</w:t>
        </w:r>
      </w:ins>
      <w:ins w:id="84" w:author="D Lewin" w:date="2025-08-06T17:27:00Z" w16du:dateUtc="2025-08-07T00:27:00Z">
        <w:r w:rsidR="001674AE">
          <w:rPr>
            <w:rFonts w:ascii="Arial" w:eastAsia="Times New Roman" w:hAnsi="Arial" w:cs="Arial"/>
            <w:color w:val="222222"/>
            <w:kern w:val="0"/>
            <w14:ligatures w14:val="none"/>
          </w:rPr>
          <w:t>)</w:t>
        </w:r>
      </w:ins>
    </w:p>
    <w:p w14:paraId="4FAEB472" w14:textId="364B3D99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1.4 If yes — </w:t>
      </w:r>
      <w:ins w:id="85" w:author="D Lewin" w:date="2025-08-06T17:27:00Z" w16du:dateUtc="2025-08-07T00:27:00Z">
        <w:r w:rsidR="001674AE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and &lt;6, </w:t>
        </w:r>
      </w:ins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do you feel tired but can’t nap? How often?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Everyday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5+ days/week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3–5 days/week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1–3 days/week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Less than 1 day/week</w:t>
      </w:r>
    </w:p>
    <w:p w14:paraId="7C4D574C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IF Formula:</w:t>
      </w:r>
    </w:p>
    <w:p w14:paraId="3E1AEF4D" w14:textId="77777777" w:rsidR="00D71DE3" w:rsidRPr="00D71DE3" w:rsidRDefault="00D71DE3" w:rsidP="00D71DE3">
      <w:pPr>
        <w:numPr>
          <w:ilvl w:val="0"/>
          <w:numId w:val="4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IF tired but can’t nap &gt;1 day/week → Contributes to Insomnia / OSA / Chronic Fatigue</w:t>
      </w:r>
    </w:p>
    <w:p w14:paraId="2A5B3E02" w14:textId="2D4AF9FC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Message: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“Feeling tired but unable to nap </w:t>
      </w:r>
      <w:ins w:id="86" w:author="D Lewin" w:date="2025-08-06T17:28:00Z" w16du:dateUtc="2025-08-07T00:28:00Z">
        <w:r w:rsidR="0099420F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and your other symptoms of (either or both – taking more than 30 minutes to fall asleep and/or being up for more than 30 minutes in the middle of the night) suggest</w:t>
        </w:r>
      </w:ins>
      <w:ins w:id="87" w:author="D Lewin" w:date="2025-08-06T17:29:00Z" w16du:dateUtc="2025-08-07T00:29:00Z">
        <w:r w:rsidR="0099420F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s that you may have </w:t>
        </w:r>
      </w:ins>
      <w:del w:id="88" w:author="D Lewin" w:date="2025-08-06T17:29:00Z" w16du:dateUtc="2025-08-07T00:29:00Z">
        <w:r w:rsidRPr="00D71DE3" w:rsidDel="0099420F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delText xml:space="preserve">shows your sleep pattern may not be working for you. This often points to </w:delText>
        </w:r>
      </w:del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insomnia or </w:t>
      </w:r>
      <w:ins w:id="89" w:author="D Lewin" w:date="2025-08-06T17:29:00Z" w16du:dateUtc="2025-08-07T00:29:00Z">
        <w:r w:rsidR="0099420F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another </w:t>
        </w:r>
      </w:ins>
      <w:del w:id="90" w:author="D Lewin" w:date="2025-08-06T17:29:00Z" w16du:dateUtc="2025-08-07T00:29:00Z">
        <w:r w:rsidRPr="00D71DE3" w:rsidDel="0099420F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delText>other</w:delText>
        </w:r>
      </w:del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 sleep</w:t>
      </w:r>
      <w:ins w:id="91" w:author="D Lewin" w:date="2025-08-06T17:29:00Z" w16du:dateUtc="2025-08-07T00:29:00Z">
        <w:r w:rsidR="0099420F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disorder</w:t>
        </w:r>
      </w:ins>
      <w:del w:id="92" w:author="D Lewin" w:date="2025-08-06T17:29:00Z" w16du:dateUtc="2025-08-07T00:29:00Z">
        <w:r w:rsidRPr="00D71DE3" w:rsidDel="0099420F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delText xml:space="preserve"> conditions</w:delText>
        </w:r>
      </w:del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.”</w:t>
      </w:r>
    </w:p>
    <w:p w14:paraId="09668ED3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2CC9B807">
          <v:rect id="_x0000_i1029" style="width:468pt;height:.3pt" o:hralign="center" o:hrstd="t" o:hr="t" fillcolor="#a0a0a0" stroked="f"/>
        </w:pict>
      </w:r>
    </w:p>
    <w:p w14:paraId="3E81DBB1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1.5 Do you dream as you fall asleep or during naps?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Yes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No</w:t>
      </w:r>
    </w:p>
    <w:p w14:paraId="16D5E122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IF Formula:</w:t>
      </w:r>
    </w:p>
    <w:p w14:paraId="262A81F0" w14:textId="77777777" w:rsidR="00D71DE3" w:rsidRPr="00D71DE3" w:rsidRDefault="00D71DE3" w:rsidP="00D71DE3">
      <w:pPr>
        <w:numPr>
          <w:ilvl w:val="0"/>
          <w:numId w:val="5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IF yes → Possible Narcolepsy, Sleep Deprivation, Delayed Sleep Phase</w:t>
      </w:r>
    </w:p>
    <w:p w14:paraId="47C78A96" w14:textId="5FD0C574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Message: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“Dreaming right as you fall asleep can mean </w:t>
      </w:r>
      <w:ins w:id="93" w:author="D Lewin" w:date="2025-08-06T17:33:00Z" w16du:dateUtc="2025-08-07T00:33:00Z">
        <w:r w:rsidR="00E3597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you have </w:t>
        </w:r>
      </w:ins>
      <w:ins w:id="94" w:author="D Lewin" w:date="2025-08-06T17:34:00Z" w16du:dateUtc="2025-08-07T00:34:00Z">
        <w:r w:rsidR="00E3597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chronically insufficient sleep and are waking too early in the (or if sleeptime is &gt;</w:t>
        </w:r>
      </w:ins>
      <w:ins w:id="95" w:author="D Lewin" w:date="2025-08-06T17:35:00Z" w16du:dateUtc="2025-08-07T00:35:00Z">
        <w:r w:rsidR="00E3597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8 </w:t>
        </w:r>
      </w:ins>
      <w:ins w:id="96" w:author="D Lewin" w:date="2025-08-06T17:34:00Z" w16du:dateUtc="2025-08-07T00:34:00Z">
        <w:r w:rsidR="00E3597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hours </w:t>
        </w:r>
      </w:ins>
      <w:ins w:id="97" w:author="D Lewin" w:date="2025-08-06T17:35:00Z" w16du:dateUtc="2025-08-07T00:35:00Z">
        <w:r w:rsidR="00E3597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and</w:t>
        </w:r>
      </w:ins>
      <w:ins w:id="98" w:author="D Lewin" w:date="2025-08-06T17:34:00Z" w16du:dateUtc="2025-08-07T00:34:00Z">
        <w:r w:rsidR="00E3597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other symptoms of </w:t>
        </w:r>
        <w:proofErr w:type="spellStart"/>
        <w:r w:rsidR="00E3597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narcoelpy</w:t>
        </w:r>
      </w:ins>
      <w:proofErr w:type="spellEnd"/>
      <w:ins w:id="99" w:author="D Lewin" w:date="2025-08-06T17:35:00Z" w16du:dateUtc="2025-08-07T00:35:00Z">
        <w:r w:rsidR="00E3597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) </w:t>
        </w:r>
      </w:ins>
      <w:del w:id="100" w:author="D Lewin" w:date="2025-08-06T17:35:00Z" w16du:dateUtc="2025-08-07T00:35:00Z">
        <w:r w:rsidRPr="00D71DE3" w:rsidDel="00E3597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delText xml:space="preserve">your sleep cycle is out of sync or </w:delText>
        </w:r>
      </w:del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you may have narcolepsy</w:t>
      </w:r>
      <w:ins w:id="101" w:author="D Lewin" w:date="2025-08-06T17:35:00Z" w16du:dateUtc="2025-08-07T00:35:00Z">
        <w:r w:rsidR="00E3597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, sleep apnea syndrome or another sleep disorder</w:t>
        </w:r>
      </w:ins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.”</w:t>
      </w:r>
    </w:p>
    <w:p w14:paraId="4D1C7163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51A5AC7A">
          <v:rect id="_x0000_i1030" style="width:468pt;height:.3pt" o:hralign="center" o:hrstd="t" o:hr="t" fillcolor="#a0a0a0" stroked="f"/>
        </w:pict>
      </w:r>
    </w:p>
    <w:p w14:paraId="5736B516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1.6 Do you feel weak or lose muscle control when laughing or excited?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Yes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No</w:t>
      </w:r>
    </w:p>
    <w:p w14:paraId="68CDE9D4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IF Formula:</w:t>
      </w:r>
    </w:p>
    <w:p w14:paraId="3E9045E1" w14:textId="77777777" w:rsidR="00D71DE3" w:rsidRPr="00D71DE3" w:rsidRDefault="00D71DE3" w:rsidP="00D71DE3">
      <w:pPr>
        <w:numPr>
          <w:ilvl w:val="0"/>
          <w:numId w:val="6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IF yes → Probable Cataplexy → Narcolepsy</w:t>
      </w:r>
    </w:p>
    <w:p w14:paraId="5255B181" w14:textId="77777777" w:rsidR="00E81DF4" w:rsidRDefault="00D71DE3" w:rsidP="00D71DE3">
      <w:pPr>
        <w:shd w:val="clear" w:color="auto" w:fill="FFFFFF"/>
        <w:spacing w:after="0" w:line="240" w:lineRule="auto"/>
        <w:rPr>
          <w:ins w:id="102" w:author="D Lewin" w:date="2025-08-06T19:20:00Z" w16du:dateUtc="2025-08-07T02:20:00Z"/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Message:</w:t>
      </w:r>
    </w:p>
    <w:p w14:paraId="3FD596BD" w14:textId="70322736" w:rsidR="00D71DE3" w:rsidRDefault="00E81DF4" w:rsidP="00D71DE3">
      <w:pPr>
        <w:shd w:val="clear" w:color="auto" w:fill="FFFFFF"/>
        <w:spacing w:after="0" w:line="240" w:lineRule="auto"/>
        <w:rPr>
          <w:ins w:id="103" w:author="D Lewin" w:date="2025-08-06T19:29:00Z" w16du:dateUtc="2025-08-07T02:29:00Z"/>
          <w:rFonts w:ascii="Arial" w:eastAsia="Times New Roman" w:hAnsi="Arial" w:cs="Arial"/>
          <w:i/>
          <w:iCs/>
          <w:color w:val="222222"/>
          <w:kern w:val="0"/>
          <w14:ligatures w14:val="none"/>
        </w:rPr>
      </w:pPr>
      <w:ins w:id="104" w:author="D Lewin" w:date="2025-08-06T19:20:00Z" w16du:dateUtc="2025-08-07T02:20:00Z"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If EDS&gt;7</w:t>
        </w:r>
      </w:ins>
      <w:ins w:id="105" w:author="D Lewin" w:date="2025-08-06T19:21:00Z" w16du:dateUtc="2025-08-07T02:21:00Z"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and/or if for</w:t>
        </w:r>
      </w:ins>
      <w:ins w:id="106" w:author="D Lewin" w:date="2025-08-06T19:20:00Z" w16du:dateUtc="2025-08-07T02:20:00Z"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sleep paralysis,</w:t>
        </w:r>
      </w:ins>
      <w:ins w:id="107" w:author="D Lewin" w:date="2025-08-06T19:21:00Z" w16du:dateUtc="2025-08-07T02:21:00Z"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and/or dreams upon falling </w:t>
        </w:r>
      </w:ins>
      <w:r w:rsidR="00D71DE3"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="00D71DE3"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“Sudden weakness triggered by emotion (cataplexy) is a classic narcolepsy symptom</w:t>
      </w:r>
      <w:ins w:id="108" w:author="D Lewin" w:date="2025-08-06T19:21:00Z" w16du:dateUtc="2025-08-07T02:21:00Z"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and you have other signs and symptom </w:t>
        </w:r>
        <w:proofErr w:type="spellStart"/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sof</w:t>
        </w:r>
        <w:proofErr w:type="spellEnd"/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this disorder</w:t>
        </w:r>
      </w:ins>
      <w:proofErr w:type="gramStart"/>
      <w:ins w:id="109" w:author="D Lewin" w:date="2025-08-06T19:28:00Z" w16du:dateUtc="2025-08-07T02:28:00Z">
        <w:r w:rsidR="00331AF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/(</w:t>
        </w:r>
        <w:proofErr w:type="gramEnd"/>
        <w:r w:rsidR="00331AF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and – “you have already been diagnosed with </w:t>
        </w:r>
        <w:proofErr w:type="gramStart"/>
        <w:r w:rsidR="00331AF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narcolepsy)</w:t>
        </w:r>
      </w:ins>
      <w:ins w:id="110" w:author="D Lewin" w:date="2025-08-06T19:21:00Z" w16du:dateUtc="2025-08-07T02:21:00Z"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 </w:t>
        </w:r>
      </w:ins>
      <w:ins w:id="111" w:author="D Lewin" w:date="2025-08-06T19:22:00Z" w16du:dateUtc="2025-08-07T02:22:00Z">
        <w:r w:rsidR="002F7DDF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We</w:t>
        </w:r>
        <w:proofErr w:type="gramEnd"/>
        <w:r w:rsidR="002F7DDF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strongly recommend that you make an appointment </w:t>
        </w:r>
        <w:r w:rsidR="002F7DDF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lastRenderedPageBreak/>
          <w:t xml:space="preserve">with a sleep specialist or neurologist as soon as possible.  Aside from injury associated with falling asleep and </w:t>
        </w:r>
      </w:ins>
      <w:ins w:id="112" w:author="D Lewin" w:date="2025-08-06T19:23:00Z" w16du:dateUtc="2025-08-07T02:23:00Z">
        <w:r w:rsidR="002F7DDF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drowsiness, narcolepsy causes impairment in daytime functioning.  The good news is that there are excellent and safe treatments.  </w:t>
        </w:r>
      </w:ins>
      <w:ins w:id="113" w:author="D Lewin" w:date="2025-08-06T19:24:00Z" w16du:dateUtc="2025-08-07T02:24:00Z">
        <w:r w:rsidR="002F7DDF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These will follow an actual diagnosis which typically requires a sleep </w:t>
        </w:r>
        <w:proofErr w:type="gramStart"/>
        <w:r w:rsidR="002F7DDF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study.</w:t>
        </w:r>
      </w:ins>
      <w:r w:rsidR="00D71DE3"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.</w:t>
      </w:r>
      <w:proofErr w:type="gramEnd"/>
      <w:r w:rsidR="00D71DE3"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”</w:t>
      </w:r>
    </w:p>
    <w:p w14:paraId="79A9A52D" w14:textId="77777777" w:rsidR="00F678FD" w:rsidRDefault="00F678FD" w:rsidP="00D71DE3">
      <w:pPr>
        <w:shd w:val="clear" w:color="auto" w:fill="FFFFFF"/>
        <w:spacing w:after="0" w:line="240" w:lineRule="auto"/>
        <w:rPr>
          <w:ins w:id="114" w:author="D Lewin" w:date="2025-08-06T19:29:00Z" w16du:dateUtc="2025-08-07T02:29:00Z"/>
          <w:rFonts w:ascii="Arial" w:eastAsia="Times New Roman" w:hAnsi="Arial" w:cs="Arial"/>
          <w:i/>
          <w:iCs/>
          <w:color w:val="222222"/>
          <w:kern w:val="0"/>
          <w14:ligatures w14:val="none"/>
        </w:rPr>
      </w:pPr>
    </w:p>
    <w:p w14:paraId="5A62C8BA" w14:textId="77777777" w:rsidR="005459C5" w:rsidRDefault="00F678FD" w:rsidP="00D71DE3">
      <w:pPr>
        <w:shd w:val="clear" w:color="auto" w:fill="FFFFFF"/>
        <w:spacing w:after="0" w:line="240" w:lineRule="auto"/>
        <w:rPr>
          <w:ins w:id="115" w:author="D Lewin" w:date="2025-08-06T19:31:00Z" w16du:dateUtc="2025-08-07T02:31:00Z"/>
          <w:rFonts w:ascii="Arial" w:eastAsia="Times New Roman" w:hAnsi="Arial" w:cs="Arial"/>
          <w:i/>
          <w:iCs/>
          <w:color w:val="222222"/>
          <w:kern w:val="0"/>
          <w14:ligatures w14:val="none"/>
        </w:rPr>
      </w:pPr>
      <w:ins w:id="116" w:author="D Lewin" w:date="2025-08-06T19:29:00Z" w16du:dateUtc="2025-08-07T02:29:00Z"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If EDS &gt;7 and no signs of </w:t>
        </w:r>
        <w:proofErr w:type="spellStart"/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narcolepys</w:t>
        </w:r>
        <w:proofErr w:type="spellEnd"/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: You have unusually high level of daytime</w:t>
        </w:r>
      </w:ins>
      <w:ins w:id="117" w:author="D Lewin" w:date="2025-08-06T19:30:00Z" w16du:dateUtc="2025-08-07T02:30:00Z"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sleepiness which can be associated with a group of sleep disorders called </w:t>
        </w:r>
        <w:proofErr w:type="spellStart"/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hypersomnias</w:t>
        </w:r>
        <w:proofErr w:type="spellEnd"/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.  These are diagnosed during </w:t>
        </w:r>
        <w:proofErr w:type="gramStart"/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a sleep</w:t>
        </w:r>
        <w:proofErr w:type="gramEnd"/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study</w:t>
        </w:r>
        <w:r w:rsidR="005459C5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and there are safe and </w:t>
        </w:r>
      </w:ins>
      <w:ins w:id="118" w:author="D Lewin" w:date="2025-08-06T19:31:00Z" w16du:dateUtc="2025-08-07T02:31:00Z">
        <w:r w:rsidR="005459C5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effective treatments.  Hypersomnia is </w:t>
        </w:r>
        <w:proofErr w:type="gramStart"/>
        <w:r w:rsidR="005459C5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often,</w:t>
        </w:r>
        <w:proofErr w:type="gramEnd"/>
        <w:r w:rsidR="005459C5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idiopathic (unexplained) but can be caused by concussion, a history of viral illness.</w:t>
        </w:r>
      </w:ins>
    </w:p>
    <w:p w14:paraId="729BA8D3" w14:textId="77777777" w:rsidR="005459C5" w:rsidRDefault="005459C5" w:rsidP="00D71DE3">
      <w:pPr>
        <w:shd w:val="clear" w:color="auto" w:fill="FFFFFF"/>
        <w:spacing w:after="0" w:line="240" w:lineRule="auto"/>
        <w:rPr>
          <w:ins w:id="119" w:author="D Lewin" w:date="2025-08-06T19:31:00Z" w16du:dateUtc="2025-08-07T02:31:00Z"/>
          <w:rFonts w:ascii="Arial" w:eastAsia="Times New Roman" w:hAnsi="Arial" w:cs="Arial"/>
          <w:i/>
          <w:iCs/>
          <w:color w:val="222222"/>
          <w:kern w:val="0"/>
          <w14:ligatures w14:val="none"/>
        </w:rPr>
      </w:pPr>
    </w:p>
    <w:p w14:paraId="59503AC7" w14:textId="406597B2" w:rsidR="00F678FD" w:rsidRDefault="005459C5" w:rsidP="00D71DE3">
      <w:pPr>
        <w:shd w:val="clear" w:color="auto" w:fill="FFFFFF"/>
        <w:spacing w:after="0" w:line="240" w:lineRule="auto"/>
        <w:rPr>
          <w:ins w:id="120" w:author="D Lewin" w:date="2025-08-06T19:37:00Z" w16du:dateUtc="2025-08-07T02:37:00Z"/>
          <w:rFonts w:ascii="Arial" w:eastAsia="Times New Roman" w:hAnsi="Arial" w:cs="Arial"/>
          <w:i/>
          <w:iCs/>
          <w:color w:val="222222"/>
          <w:kern w:val="0"/>
          <w14:ligatures w14:val="none"/>
        </w:rPr>
      </w:pPr>
      <w:ins w:id="121" w:author="D Lewin" w:date="2025-08-06T19:31:00Z" w16du:dateUtc="2025-08-07T02:31:00Z"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If ED</w:t>
        </w:r>
      </w:ins>
      <w:ins w:id="122" w:author="D Lewin" w:date="2025-08-06T19:32:00Z" w16du:dateUtc="2025-08-07T02:32:00Z"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S is &lt;7 and daytime tiredness and nighttime sleep disruption (poor sleep quality and nighttime awakenings are a problem or non-restorative sleep</w:t>
        </w:r>
      </w:ins>
      <w:ins w:id="123" w:author="D Lewin" w:date="2025-08-06T19:33:00Z" w16du:dateUtc="2025-08-07T02:33:00Z"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and tiredness and low energy</w:t>
        </w:r>
      </w:ins>
      <w:ins w:id="124" w:author="D Lewin" w:date="2025-08-06T19:34:00Z" w16du:dateUtc="2025-08-07T02:34:00Z">
        <w:r w:rsidR="00BF1E50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: “you have some symptoms of chronic fa</w:t>
        </w:r>
      </w:ins>
      <w:ins w:id="125" w:author="D Lewin" w:date="2025-08-06T19:35:00Z" w16du:dateUtc="2025-08-07T02:35:00Z">
        <w:r w:rsidR="00BF1E50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tigue syndrome</w:t>
        </w:r>
      </w:ins>
      <w:ins w:id="126" w:author="D Lewin" w:date="2025-08-06T19:36:00Z" w16du:dateUtc="2025-08-07T02:36:00Z">
        <w:r w:rsidR="00ED11D5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.  Improving your sleep </w:t>
        </w:r>
        <w:proofErr w:type="gramStart"/>
        <w:r w:rsidR="00ED11D5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quality</w:t>
        </w:r>
        <w:proofErr w:type="gramEnd"/>
        <w:r w:rsidR="00ED11D5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which includes treating your insomnia </w:t>
        </w:r>
        <w:proofErr w:type="gramStart"/>
        <w:r w:rsidR="00ED11D5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symptoms</w:t>
        </w:r>
        <w:proofErr w:type="gramEnd"/>
        <w:r w:rsidR="00ED11D5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can improve symptoms</w:t>
        </w:r>
      </w:ins>
      <w:ins w:id="127" w:author="D Lewin" w:date="2025-08-06T19:35:00Z" w16du:dateUtc="2025-08-07T02:35:00Z">
        <w:r w:rsidR="00B941DE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</w:t>
        </w:r>
      </w:ins>
      <w:ins w:id="128" w:author="D Lewin" w:date="2025-08-06T19:36:00Z" w16du:dateUtc="2025-08-07T02:36:00Z">
        <w:r w:rsidR="00ED11D5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(see </w:t>
        </w:r>
        <w:proofErr w:type="gramStart"/>
        <w:r w:rsidR="00ED11D5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X page</w:t>
        </w:r>
        <w:proofErr w:type="gramEnd"/>
        <w:r w:rsidR="00ED11D5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of our website)</w:t>
        </w:r>
      </w:ins>
      <w:ins w:id="129" w:author="D Lewin" w:date="2025-08-06T19:37:00Z" w16du:dateUtc="2025-08-07T02:37:00Z">
        <w:r w:rsidR="00ED11D5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</w:t>
        </w:r>
      </w:ins>
      <w:ins w:id="130" w:author="D Lewin" w:date="2025-08-06T19:35:00Z" w16du:dateUtc="2025-08-07T02:35:00Z">
        <w:r w:rsidR="00B941DE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and </w:t>
        </w:r>
        <w:proofErr w:type="gramStart"/>
        <w:r w:rsidR="00B941DE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you </w:t>
        </w:r>
      </w:ins>
      <w:ins w:id="131" w:author="D Lewin" w:date="2025-08-06T19:33:00Z" w16du:dateUtc="2025-08-07T02:33:00Z">
        <w:r w:rsidR="00BF1E50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may</w:t>
        </w:r>
        <w:proofErr w:type="gramEnd"/>
        <w:r w:rsidR="00BF1E50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want to ask your </w:t>
        </w:r>
        <w:proofErr w:type="gramStart"/>
        <w:r w:rsidR="00BF1E50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doctor</w:t>
        </w:r>
      </w:ins>
      <w:ins w:id="132" w:author="D Lewin" w:date="2025-08-06T19:34:00Z" w16du:dateUtc="2025-08-07T02:34:00Z">
        <w:r w:rsidR="00BF1E50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</w:t>
        </w:r>
      </w:ins>
      <w:ins w:id="133" w:author="D Lewin" w:date="2025-08-06T19:37:00Z" w16du:dateUtc="2025-08-07T02:37:00Z">
        <w:r w:rsidR="00ED11D5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about</w:t>
        </w:r>
        <w:proofErr w:type="gramEnd"/>
        <w:r w:rsidR="00ED11D5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</w:t>
        </w:r>
      </w:ins>
      <w:proofErr w:type="spellStart"/>
      <w:ins w:id="134" w:author="D Lewin" w:date="2025-08-06T19:35:00Z" w16du:dateUtc="2025-08-07T02:35:00Z">
        <w:r w:rsidR="00B941DE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diagnosti</w:t>
        </w:r>
      </w:ins>
      <w:ins w:id="135" w:author="D Lewin" w:date="2025-08-06T19:37:00Z" w16du:dateUtc="2025-08-07T02:37:00Z">
        <w:r w:rsidR="00ED11D5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s</w:t>
        </w:r>
      </w:ins>
      <w:proofErr w:type="spellEnd"/>
      <w:ins w:id="136" w:author="D Lewin" w:date="2025-08-06T19:35:00Z" w16du:dateUtc="2025-08-07T02:35:00Z">
        <w:r w:rsidR="00ED11D5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and treatmen</w:t>
        </w:r>
      </w:ins>
      <w:ins w:id="137" w:author="D Lewin" w:date="2025-08-06T19:37:00Z" w16du:dateUtc="2025-08-07T02:37:00Z">
        <w:r w:rsidR="00ED11D5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t</w:t>
        </w:r>
      </w:ins>
      <w:ins w:id="138" w:author="D Lewin" w:date="2025-08-06T19:35:00Z" w16du:dateUtc="2025-08-07T02:35:00Z">
        <w:r w:rsidR="00ED11D5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options. </w:t>
        </w:r>
      </w:ins>
    </w:p>
    <w:p w14:paraId="2520B489" w14:textId="77777777" w:rsidR="00ED11D5" w:rsidRDefault="00ED11D5" w:rsidP="00D71DE3">
      <w:pPr>
        <w:shd w:val="clear" w:color="auto" w:fill="FFFFFF"/>
        <w:spacing w:after="0" w:line="240" w:lineRule="auto"/>
        <w:rPr>
          <w:ins w:id="139" w:author="D Lewin" w:date="2025-08-06T19:37:00Z" w16du:dateUtc="2025-08-07T02:37:00Z"/>
          <w:rFonts w:ascii="Arial" w:eastAsia="Times New Roman" w:hAnsi="Arial" w:cs="Arial"/>
          <w:i/>
          <w:iCs/>
          <w:color w:val="222222"/>
          <w:kern w:val="0"/>
          <w14:ligatures w14:val="none"/>
        </w:rPr>
      </w:pPr>
    </w:p>
    <w:p w14:paraId="39F9BE44" w14:textId="14A7E7B2" w:rsidR="00ED11D5" w:rsidRDefault="00ED11D5" w:rsidP="00D71DE3">
      <w:pPr>
        <w:shd w:val="clear" w:color="auto" w:fill="FFFFFF"/>
        <w:spacing w:after="0" w:line="240" w:lineRule="auto"/>
        <w:rPr>
          <w:ins w:id="140" w:author="D Lewin" w:date="2025-08-06T19:39:00Z" w16du:dateUtc="2025-08-07T02:39:00Z"/>
          <w:rFonts w:ascii="Arial" w:eastAsia="Times New Roman" w:hAnsi="Arial" w:cs="Arial"/>
          <w:i/>
          <w:iCs/>
          <w:color w:val="222222"/>
          <w:kern w:val="0"/>
          <w14:ligatures w14:val="none"/>
        </w:rPr>
      </w:pPr>
      <w:ins w:id="141" w:author="D Lewin" w:date="2025-08-06T19:37:00Z" w16du:dateUtc="2025-08-07T02:37:00Z"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When Pain is associated with probable chronic fatigue: You have endorsed symptoms of significant daytime tiredness, non-restorative sleep and </w:t>
        </w:r>
      </w:ins>
      <w:ins w:id="142" w:author="D Lewin" w:date="2025-08-06T19:38:00Z" w16du:dateUtc="2025-08-07T02:38:00Z"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muscle and joint pain.  </w:t>
        </w:r>
        <w:r w:rsidR="009C11B7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These are all symptoms of fibromyalgia, chronic fatigue, post-viral illness (e.g. long COVID and Lymes Disease) and you should discuss your symp</w:t>
        </w:r>
      </w:ins>
      <w:ins w:id="143" w:author="D Lewin" w:date="2025-08-06T19:39:00Z" w16du:dateUtc="2025-08-07T02:39:00Z">
        <w:r w:rsidR="009C11B7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toms </w:t>
        </w:r>
        <w:proofErr w:type="spellStart"/>
        <w:r w:rsidR="009C11B7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wth</w:t>
        </w:r>
        <w:proofErr w:type="spellEnd"/>
        <w:r w:rsidR="009C11B7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your primary care doctor who might refer you to a </w:t>
        </w:r>
        <w:r w:rsidR="00C45751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rheumatologist</w:t>
        </w:r>
      </w:ins>
      <w:ins w:id="144" w:author="D Lewin" w:date="2025-08-06T19:41:00Z" w16du:dateUtc="2025-08-07T02:41:00Z">
        <w:r w:rsidR="003E7BE1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”</w:t>
        </w:r>
      </w:ins>
      <w:ins w:id="145" w:author="D Lewin" w:date="2025-08-06T19:39:00Z" w16du:dateUtc="2025-08-07T02:39:00Z">
        <w:r w:rsidR="00C45751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.</w:t>
        </w:r>
      </w:ins>
    </w:p>
    <w:p w14:paraId="57F27A15" w14:textId="77777777" w:rsidR="00C45751" w:rsidRDefault="00C45751" w:rsidP="00D71DE3">
      <w:pPr>
        <w:shd w:val="clear" w:color="auto" w:fill="FFFFFF"/>
        <w:spacing w:after="0" w:line="240" w:lineRule="auto"/>
        <w:rPr>
          <w:ins w:id="146" w:author="D Lewin" w:date="2025-08-06T19:39:00Z" w16du:dateUtc="2025-08-07T02:39:00Z"/>
          <w:rFonts w:ascii="Arial" w:eastAsia="Times New Roman" w:hAnsi="Arial" w:cs="Arial"/>
          <w:i/>
          <w:iCs/>
          <w:color w:val="222222"/>
          <w:kern w:val="0"/>
          <w14:ligatures w14:val="none"/>
        </w:rPr>
      </w:pPr>
    </w:p>
    <w:p w14:paraId="62CA2762" w14:textId="2BC18A92" w:rsidR="00ED11D5" w:rsidRDefault="00C45751" w:rsidP="00D71DE3">
      <w:pPr>
        <w:shd w:val="clear" w:color="auto" w:fill="FFFFFF"/>
        <w:spacing w:after="0" w:line="240" w:lineRule="auto"/>
        <w:rPr>
          <w:ins w:id="147" w:author="D Lewin" w:date="2025-08-06T19:37:00Z" w16du:dateUtc="2025-08-07T02:37:00Z"/>
          <w:rFonts w:ascii="Arial" w:eastAsia="Times New Roman" w:hAnsi="Arial" w:cs="Arial"/>
          <w:i/>
          <w:iCs/>
          <w:color w:val="222222"/>
          <w:kern w:val="0"/>
          <w14:ligatures w14:val="none"/>
        </w:rPr>
      </w:pPr>
      <w:proofErr w:type="gramStart"/>
      <w:ins w:id="148" w:author="D Lewin" w:date="2025-08-06T19:39:00Z" w16du:dateUtc="2025-08-07T02:39:00Z"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?May</w:t>
        </w:r>
        <w:proofErr w:type="gramEnd"/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want to add – a questio</w:t>
        </w:r>
        <w:r w:rsidR="00A9011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n about rapid onset </w:t>
        </w:r>
      </w:ins>
      <w:ins w:id="149" w:author="D Lewin" w:date="2025-08-06T19:40:00Z" w16du:dateUtc="2025-08-07T02:40:00Z">
        <w:r w:rsidR="00A9011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sleep disruption </w:t>
        </w:r>
        <w:proofErr w:type="spellStart"/>
        <w:r w:rsidR="00A9011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symmptoms</w:t>
        </w:r>
        <w:proofErr w:type="spellEnd"/>
        <w:r w:rsidR="00A9011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;  </w:t>
        </w:r>
        <w:r w:rsidR="00A9011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br/>
          <w:t>“You have reported having symptoms of insomnia and/or no</w:t>
        </w:r>
        <w:r w:rsidR="003E26AC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-restorative sleep that can be associated with other underlying</w:t>
        </w:r>
      </w:ins>
      <w:ins w:id="150" w:author="D Lewin" w:date="2025-08-06T19:41:00Z" w16du:dateUtc="2025-08-07T02:41:00Z">
        <w:r w:rsidR="003E26AC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health conditions.  We suggest that you talk to your doctor about</w:t>
        </w:r>
        <w:r w:rsidR="003E24A6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these sudden symptoms and request a </w:t>
        </w:r>
        <w:proofErr w:type="gramStart"/>
        <w:r w:rsidR="003E24A6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work up</w:t>
        </w:r>
        <w:proofErr w:type="gramEnd"/>
        <w:r w:rsidR="003E24A6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for other </w:t>
        </w:r>
        <w:proofErr w:type="spellStart"/>
        <w:r w:rsidR="003E24A6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underlyng</w:t>
        </w:r>
        <w:proofErr w:type="spellEnd"/>
        <w:r w:rsidR="003E24A6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disorders</w:t>
        </w:r>
        <w:r w:rsidR="003E7BE1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”.</w:t>
        </w:r>
      </w:ins>
    </w:p>
    <w:p w14:paraId="3B053813" w14:textId="77777777" w:rsidR="00ED11D5" w:rsidRPr="00D71DE3" w:rsidRDefault="00ED11D5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0004ADE0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5BD69D2F">
          <v:rect id="_x0000_i1031" style="width:468pt;height:.3pt" o:hralign="center" o:hrstd="t" o:hr="t" fillcolor="#a0a0a0" stroked="f"/>
        </w:pict>
      </w:r>
    </w:p>
    <w:p w14:paraId="4E8F1C5A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1.7 Do you ever wake up and feel </w:t>
      </w:r>
      <w:proofErr w:type="spellStart"/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paralysed</w:t>
      </w:r>
      <w:proofErr w:type="spellEnd"/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Yes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No</w:t>
      </w:r>
    </w:p>
    <w:p w14:paraId="633F8874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IF Formula:</w:t>
      </w:r>
    </w:p>
    <w:p w14:paraId="1762B717" w14:textId="77777777" w:rsidR="00D71DE3" w:rsidRPr="00D71DE3" w:rsidRDefault="00D71DE3" w:rsidP="00D71DE3">
      <w:pPr>
        <w:numPr>
          <w:ilvl w:val="0"/>
          <w:numId w:val="7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IF yes → Possible Narcolepsy or normal sleep paralysis</w:t>
      </w:r>
    </w:p>
    <w:p w14:paraId="4116A4E1" w14:textId="0B47B780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Message: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“Sleep paralysis is</w:t>
      </w:r>
      <w:ins w:id="151" w:author="D Lewin" w:date="2025-08-06T19:25:00Z" w16du:dateUtc="2025-08-07T02:25:00Z">
        <w:r w:rsidR="00331AF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relatively common</w:t>
        </w:r>
      </w:ins>
      <w:ins w:id="152" w:author="D Lewin" w:date="2025-08-06T19:26:00Z" w16du:dateUtc="2025-08-07T02:26:00Z">
        <w:r w:rsidR="00331AF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and</w:t>
        </w:r>
      </w:ins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 temporary</w:t>
      </w:r>
      <w:proofErr w:type="gramStart"/>
      <w:ins w:id="153" w:author="D Lewin" w:date="2025-08-06T19:26:00Z" w16du:dateUtc="2025-08-07T02:26:00Z">
        <w:r w:rsidR="00331AF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.</w:t>
        </w:r>
        <w:proofErr w:type="gramEnd"/>
        <w:r w:rsidR="00331AF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 It can be very </w:t>
        </w:r>
        <w:proofErr w:type="gramStart"/>
        <w:r w:rsidR="00331AF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scarry, but</w:t>
        </w:r>
        <w:proofErr w:type="gramEnd"/>
        <w:r w:rsidR="00331AF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lasts for a short period</w:t>
        </w:r>
      </w:ins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 </w:t>
      </w:r>
      <w:ins w:id="154" w:author="D Lewin" w:date="2025-08-06T19:25:00Z" w16du:dateUtc="2025-08-07T02:25:00Z">
        <w:r w:rsidR="00331AF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and represents no</w:t>
        </w:r>
      </w:ins>
      <w:ins w:id="155" w:author="D Lewin" w:date="2025-08-06T19:26:00Z" w16du:dateUtc="2025-08-07T02:26:00Z">
        <w:r w:rsidR="00331AF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risks.</w:t>
        </w:r>
      </w:ins>
      <w:del w:id="156" w:author="D Lewin" w:date="2025-08-06T19:26:00Z" w16du:dateUtc="2025-08-07T02:26:00Z">
        <w:r w:rsidRPr="00D71DE3" w:rsidDel="00331AF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delText>and common</w:delText>
        </w:r>
      </w:del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, </w:t>
      </w:r>
      <w:del w:id="157" w:author="D Lewin" w:date="2025-08-06T19:26:00Z" w16du:dateUtc="2025-08-07T02:26:00Z">
        <w:r w:rsidRPr="00D71DE3" w:rsidDel="00331AF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delText>but</w:delText>
        </w:r>
      </w:del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 </w:t>
      </w:r>
      <w:ins w:id="158" w:author="D Lewin" w:date="2025-08-06T19:26:00Z" w16du:dateUtc="2025-08-07T02:26:00Z">
        <w:r w:rsidR="00331AF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I</w:t>
        </w:r>
      </w:ins>
      <w:del w:id="159" w:author="D Lewin" w:date="2025-08-06T19:26:00Z" w16du:dateUtc="2025-08-07T02:26:00Z">
        <w:r w:rsidRPr="00D71DE3" w:rsidDel="00331AF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delText>i</w:delText>
        </w:r>
      </w:del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f</w:t>
      </w:r>
      <w:ins w:id="160" w:author="D Lewin" w:date="2025-08-06T19:26:00Z" w16du:dateUtc="2025-08-07T02:26:00Z">
        <w:r w:rsidR="00331AF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you have</w:t>
        </w:r>
      </w:ins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 frequent</w:t>
      </w:r>
      <w:ins w:id="161" w:author="D Lewin" w:date="2025-08-06T19:26:00Z" w16du:dateUtc="2025-08-07T02:26:00Z">
        <w:r w:rsidR="00331AF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sleep paralysi</w:t>
        </w:r>
      </w:ins>
      <w:ins w:id="162" w:author="D Lewin" w:date="2025-08-06T19:27:00Z" w16du:dateUtc="2025-08-07T02:27:00Z">
        <w:r w:rsidR="00331AF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s can be caused by narcolepsy.</w:t>
        </w:r>
      </w:ins>
      <w:del w:id="163" w:author="D Lewin" w:date="2025-08-06T19:26:00Z" w16du:dateUtc="2025-08-07T02:26:00Z">
        <w:r w:rsidRPr="00D71DE3" w:rsidDel="00331AF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delText>,</w:delText>
        </w:r>
      </w:del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 c</w:t>
      </w:r>
      <w:del w:id="164" w:author="D Lewin" w:date="2025-08-06T19:27:00Z" w16du:dateUtc="2025-08-07T02:27:00Z">
        <w:r w:rsidRPr="00D71DE3" w:rsidDel="00331AF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delText>ould be related to narcolepsy.”</w:delText>
        </w:r>
      </w:del>
    </w:p>
    <w:p w14:paraId="1CC01612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5358FE3F">
          <v:rect id="_x0000_i1032" style="width:468pt;height:.3pt" o:hralign="center" o:hrstd="t" o:hr="t" fillcolor="#a0a0a0" stroked="f"/>
        </w:pict>
      </w:r>
    </w:p>
    <w:p w14:paraId="101B6B36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1.8 Have you ever been diagnosed with Narcolepsy or Hypersomnia?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Yes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No</w:t>
      </w:r>
    </w:p>
    <w:p w14:paraId="06ECB2B7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181E9F7D">
          <v:rect id="_x0000_i1033" style="width:468pt;height:.3pt" o:hralign="center" o:hrstd="t" o:hr="t" fillcolor="#a0a0a0" stroked="f"/>
        </w:pict>
      </w:r>
    </w:p>
    <w:p w14:paraId="4190BD85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pple Color Emoji" w:eastAsia="Times New Roman" w:hAnsi="Apple Color Emoji" w:cs="Arial"/>
          <w:b/>
          <w:bCs/>
          <w:noProof/>
          <w:color w:val="222222"/>
          <w:kern w:val="0"/>
          <w:sz w:val="27"/>
          <w:szCs w:val="27"/>
          <w14:ligatures w14:val="none"/>
        </w:rPr>
        <w:drawing>
          <wp:inline distT="0" distB="0" distL="0" distR="0" wp14:anchorId="6830F5C9" wp14:editId="39522159">
            <wp:extent cx="685800" cy="685800"/>
            <wp:effectExtent l="0" t="0" r="0" b="0"/>
            <wp:docPr id="96" name="Picture 40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1DE3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 SECTION 2: Night-Time Sleep</w:t>
      </w:r>
    </w:p>
    <w:p w14:paraId="68C36324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69D947C3">
          <v:rect id="_x0000_i1034" style="width:468pt;height:.3pt" o:hralign="center" o:hrstd="t" o:hr="t" fillcolor="#a0a0a0" stroked="f"/>
        </w:pict>
      </w:r>
    </w:p>
    <w:p w14:paraId="2ABF5563" w14:textId="38F5A208" w:rsidR="00D71DE3" w:rsidRDefault="00D71DE3" w:rsidP="00D71DE3">
      <w:pPr>
        <w:shd w:val="clear" w:color="auto" w:fill="FFFFFF"/>
        <w:spacing w:after="0" w:line="240" w:lineRule="auto"/>
        <w:rPr>
          <w:ins w:id="165" w:author="D Lewin" w:date="2025-08-06T20:01:00Z" w16du:dateUtc="2025-08-07T03:01:00Z"/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lastRenderedPageBreak/>
        <w:t xml:space="preserve">2.1 </w:t>
      </w:r>
      <w:ins w:id="166" w:author="D Lewin" w:date="2025-08-06T20:09:00Z" w16du:dateUtc="2025-08-07T03:09:00Z">
        <w:r w:rsidR="004A0C74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On the </w:t>
        </w:r>
        <w:proofErr w:type="spellStart"/>
        <w:r w:rsidR="004A0C74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typicaly</w:t>
        </w:r>
        <w:proofErr w:type="spellEnd"/>
        <w:r w:rsidR="004A0C74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weeknight,</w:t>
        </w:r>
      </w:ins>
      <w:ins w:id="167" w:author="D Lewin" w:date="2025-08-06T20:11:00Z" w16du:dateUtc="2025-08-07T03:11:00Z">
        <w:r w:rsidR="003F05BD" w:rsidRPr="003F05BD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</w:t>
        </w:r>
        <w:r w:rsidR="003F05BD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(work/</w:t>
        </w:r>
        <w:proofErr w:type="spellStart"/>
        <w:proofErr w:type="gramStart"/>
        <w:r w:rsidR="003F05BD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schoolday</w:t>
        </w:r>
        <w:proofErr w:type="spellEnd"/>
        <w:r w:rsidR="003F05BD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)</w:t>
        </w:r>
        <w:r w:rsidR="003F05BD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</w:t>
        </w:r>
      </w:ins>
      <w:ins w:id="168" w:author="D Lewin" w:date="2025-08-06T20:09:00Z" w16du:dateUtc="2025-08-07T03:09:00Z">
        <w:r w:rsidR="004A0C74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w</w:t>
        </w:r>
      </w:ins>
      <w:proofErr w:type="gramEnd"/>
      <w:del w:id="169" w:author="D Lewin" w:date="2025-08-06T20:09:00Z" w16du:dateUtc="2025-08-07T03:09:00Z">
        <w:r w:rsidRPr="00D71DE3" w:rsidDel="004A0C74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delText>W</w:delText>
        </w:r>
      </w:del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hat time do you turn out the lights</w:t>
      </w:r>
      <w:ins w:id="170" w:author="D Lewin" w:date="2025-08-06T20:01:00Z" w16du:dateUtc="2025-08-07T03:01:00Z">
        <w:r w:rsidR="00892214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and try to fall asleep</w:t>
        </w:r>
      </w:ins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___</w:t>
      </w:r>
      <w:proofErr w:type="gramStart"/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_ :</w:t>
      </w:r>
      <w:proofErr w:type="gramEnd"/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____ am/pm</w:t>
      </w:r>
    </w:p>
    <w:p w14:paraId="57DDFE87" w14:textId="22711BA0" w:rsidR="00736E47" w:rsidRDefault="00892214" w:rsidP="00D71DE3">
      <w:pPr>
        <w:shd w:val="clear" w:color="auto" w:fill="FFFFFF"/>
        <w:spacing w:after="0" w:line="240" w:lineRule="auto"/>
        <w:rPr>
          <w:ins w:id="171" w:author="D Lewin" w:date="2025-08-06T20:02:00Z" w16du:dateUtc="2025-08-07T03:02:00Z"/>
          <w:rFonts w:ascii="Arial" w:eastAsia="Times New Roman" w:hAnsi="Arial" w:cs="Arial"/>
          <w:color w:val="222222"/>
          <w:kern w:val="0"/>
          <w14:ligatures w14:val="none"/>
        </w:rPr>
      </w:pPr>
      <w:proofErr w:type="gramStart"/>
      <w:ins w:id="172" w:author="D Lewin" w:date="2025-08-06T20:01:00Z" w16du:dateUtc="2025-08-07T03:01:00Z">
        <w:r>
          <w:rPr>
            <w:rFonts w:ascii="Arial" w:eastAsia="Times New Roman" w:hAnsi="Arial" w:cs="Arial"/>
            <w:color w:val="222222"/>
            <w:kern w:val="0"/>
            <w14:ligatures w14:val="none"/>
          </w:rPr>
          <w:t>2.1a  What</w:t>
        </w:r>
        <w:proofErr w:type="gramEnd"/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time do you</w:t>
        </w:r>
        <w:r w:rsidR="00736E47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get into bed?</w:t>
        </w:r>
      </w:ins>
    </w:p>
    <w:p w14:paraId="03DA15BB" w14:textId="57BFD19C" w:rsidR="001A6141" w:rsidRPr="00D71DE3" w:rsidRDefault="001A6141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ins w:id="173" w:author="D Lewin" w:date="2025-08-06T20:02:00Z" w16du:dateUtc="2025-08-07T03:02:00Z"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If 2.1a-2.1 </w:t>
        </w:r>
        <w:r w:rsidR="00F51BD4">
          <w:rPr>
            <w:rFonts w:ascii="Arial" w:eastAsia="Times New Roman" w:hAnsi="Arial" w:cs="Arial"/>
            <w:color w:val="222222"/>
            <w:kern w:val="0"/>
            <w14:ligatures w14:val="none"/>
          </w:rPr>
          <w:t>is &gt;30 – what do you do in bed before you tur</w:t>
        </w:r>
      </w:ins>
      <w:ins w:id="174" w:author="D Lewin" w:date="2025-08-06T20:03:00Z" w16du:dateUtc="2025-08-07T03:03:00Z">
        <w:r w:rsidR="00F51BD4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n out the light to fall </w:t>
        </w:r>
        <w:proofErr w:type="spellStart"/>
        <w:r w:rsidR="00F51BD4">
          <w:rPr>
            <w:rFonts w:ascii="Arial" w:eastAsia="Times New Roman" w:hAnsi="Arial" w:cs="Arial"/>
            <w:color w:val="222222"/>
            <w:kern w:val="0"/>
            <w14:ligatures w14:val="none"/>
          </w:rPr>
          <w:t>alsleep</w:t>
        </w:r>
      </w:ins>
      <w:proofErr w:type="spellEnd"/>
    </w:p>
    <w:p w14:paraId="093B93BB" w14:textId="41FD9583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2.1a Does this vary by more than </w:t>
      </w:r>
      <w:ins w:id="175" w:author="D Lewin" w:date="2025-08-06T19:42:00Z" w16du:dateUtc="2025-08-07T02:42:00Z">
        <w:r w:rsidR="00DE48EB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1.5 from night to night?</w:t>
        </w:r>
      </w:ins>
      <w:del w:id="176" w:author="D Lewin" w:date="2025-08-06T19:42:00Z" w16du:dateUtc="2025-08-07T02:42:00Z">
        <w:r w:rsidRPr="00D71DE3" w:rsidDel="00DE48EB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delText>3</w:delText>
        </w:r>
      </w:del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hours</w:t>
      </w:r>
      <w:ins w:id="177" w:author="D Lewin" w:date="2025-08-06T19:43:00Z" w16du:dateUtc="2025-08-07T02:43:00Z">
        <w:r w:rsidR="0053630E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(aside from the </w:t>
        </w:r>
        <w:proofErr w:type="spellStart"/>
        <w:r w:rsidR="0053630E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the</w:t>
        </w:r>
        <w:proofErr w:type="spellEnd"/>
        <w:r w:rsidR="0053630E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occasional late weekend night</w:t>
        </w:r>
        <w:proofErr w:type="gramStart"/>
        <w:r w:rsidR="0053630E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) </w:t>
        </w:r>
      </w:ins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?</w:t>
      </w:r>
      <w:proofErr w:type="gramEnd"/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Yes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No</w:t>
      </w:r>
    </w:p>
    <w:p w14:paraId="4D9F1B77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IF Formula:</w:t>
      </w:r>
    </w:p>
    <w:p w14:paraId="6BED7659" w14:textId="581A3952" w:rsidR="00D71DE3" w:rsidRDefault="00D71DE3" w:rsidP="00D71DE3">
      <w:pPr>
        <w:numPr>
          <w:ilvl w:val="0"/>
          <w:numId w:val="8"/>
        </w:numPr>
        <w:shd w:val="clear" w:color="auto" w:fill="FFFFFF"/>
        <w:spacing w:after="0" w:line="240" w:lineRule="auto"/>
        <w:ind w:left="945"/>
        <w:rPr>
          <w:ins w:id="178" w:author="D Lewin" w:date="2025-08-06T20:10:00Z" w16du:dateUtc="2025-08-07T03:10:00Z"/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IF bedtime varies &gt;</w:t>
      </w:r>
      <w:ins w:id="179" w:author="D Lewin" w:date="2025-08-06T19:42:00Z" w16du:dateUtc="2025-08-07T02:42:00Z">
        <w:r w:rsidR="00DE48EB">
          <w:rPr>
            <w:rFonts w:ascii="Arial" w:eastAsia="Times New Roman" w:hAnsi="Arial" w:cs="Arial"/>
            <w:color w:val="222222"/>
            <w:kern w:val="0"/>
            <w14:ligatures w14:val="none"/>
          </w:rPr>
          <w:t>1.5</w:t>
        </w:r>
      </w:ins>
      <w:del w:id="180" w:author="D Lewin" w:date="2025-08-06T19:42:00Z" w16du:dateUtc="2025-08-07T02:42:00Z">
        <w:r w:rsidRPr="00D71DE3" w:rsidDel="00DE48EB">
          <w:rPr>
            <w:rFonts w:ascii="Arial" w:eastAsia="Times New Roman" w:hAnsi="Arial" w:cs="Arial"/>
            <w:color w:val="222222"/>
            <w:kern w:val="0"/>
            <w14:ligatures w14:val="none"/>
          </w:rPr>
          <w:delText>3</w:delText>
        </w:r>
      </w:del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hours </w:t>
      </w:r>
      <w:ins w:id="181" w:author="D Lewin" w:date="2025-08-06T20:09:00Z" w16du:dateUtc="2025-08-07T03:09:00Z">
        <w:r w:rsidR="003F05BD">
          <w:rPr>
            <w:rFonts w:ascii="Arial" w:eastAsia="Times New Roman" w:hAnsi="Arial" w:cs="Arial"/>
            <w:color w:val="222222"/>
            <w:kern w:val="0"/>
            <w14:ligatures w14:val="none"/>
          </w:rPr>
          <w:t>on week</w:t>
        </w:r>
      </w:ins>
      <w:ins w:id="182" w:author="D Lewin" w:date="2025-08-06T20:10:00Z" w16du:dateUtc="2025-08-07T03:10:00Z">
        <w:r w:rsidR="003F05BD">
          <w:rPr>
            <w:rFonts w:ascii="Arial" w:eastAsia="Times New Roman" w:hAnsi="Arial" w:cs="Arial"/>
            <w:color w:val="222222"/>
            <w:kern w:val="0"/>
            <w14:ligatures w14:val="none"/>
          </w:rPr>
          <w:t>nights</w:t>
        </w:r>
      </w:ins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→ Possible Circadian Rhythm Disorder (Non-24)</w:t>
      </w:r>
    </w:p>
    <w:p w14:paraId="57D57124" w14:textId="195D5B09" w:rsidR="003F05BD" w:rsidRDefault="003F05BD" w:rsidP="003F05BD">
      <w:pPr>
        <w:shd w:val="clear" w:color="auto" w:fill="FFFFFF"/>
        <w:spacing w:after="0" w:line="240" w:lineRule="auto"/>
        <w:ind w:firstLine="585"/>
        <w:rPr>
          <w:ins w:id="183" w:author="D Lewin" w:date="2025-08-06T20:10:00Z" w16du:dateUtc="2025-08-07T03:10:00Z"/>
          <w:rFonts w:ascii="Arial" w:eastAsia="Times New Roman" w:hAnsi="Arial" w:cs="Arial"/>
          <w:color w:val="222222"/>
          <w:kern w:val="0"/>
          <w14:ligatures w14:val="none"/>
        </w:rPr>
        <w:pPrChange w:id="184" w:author="D Lewin" w:date="2025-08-06T20:10:00Z" w16du:dateUtc="2025-08-07T03:10:00Z">
          <w:pPr>
            <w:shd w:val="clear" w:color="auto" w:fill="FFFFFF"/>
            <w:spacing w:after="0" w:line="240" w:lineRule="auto"/>
          </w:pPr>
        </w:pPrChange>
      </w:pPr>
      <w:ins w:id="185" w:author="D Lewin" w:date="2025-08-06T20:10:00Z" w16du:dateUtc="2025-08-07T03:10:00Z"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2.11b </w:t>
        </w:r>
        <w:proofErr w:type="gramStart"/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On</w:t>
        </w:r>
        <w:proofErr w:type="gramEnd"/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the </w:t>
        </w:r>
        <w:proofErr w:type="spellStart"/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typicaly</w:t>
        </w:r>
        <w:proofErr w:type="spellEnd"/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</w:t>
        </w:r>
        <w:proofErr w:type="spellStart"/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week</w:t>
        </w:r>
      </w:ins>
      <w:ins w:id="186" w:author="D Lewin" w:date="2025-08-06T20:11:00Z" w16du:dateUtc="2025-08-07T03:11:00Z"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ed</w:t>
        </w:r>
        <w:proofErr w:type="spellEnd"/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night </w:t>
        </w:r>
      </w:ins>
      <w:ins w:id="187" w:author="D Lewin" w:date="2025-08-06T20:10:00Z" w16du:dateUtc="2025-08-07T03:10:00Z"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(</w:t>
        </w:r>
      </w:ins>
      <w:ins w:id="188" w:author="D Lewin" w:date="2025-08-06T20:11:00Z" w16du:dateUtc="2025-08-07T03:11:00Z">
        <w:r w:rsidR="0074372A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free day or vacation day)</w:t>
        </w:r>
      </w:ins>
      <w:ins w:id="189" w:author="D Lewin" w:date="2025-08-06T20:10:00Z" w16du:dateUtc="2025-08-07T03:10:00Z"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, w</w:t>
        </w:r>
        <w:r w:rsidRPr="00D71DE3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hat time do you turn out the lights</w:t>
        </w:r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and try to fall asleep</w:t>
        </w:r>
        <w:r w:rsidRPr="00D71DE3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?</w:t>
        </w:r>
        <w:r w:rsidRPr="00D71DE3">
          <w:rPr>
            <w:rFonts w:ascii="Arial" w:eastAsia="Times New Roman" w:hAnsi="Arial" w:cs="Arial"/>
            <w:color w:val="222222"/>
            <w:kern w:val="0"/>
            <w14:ligatures w14:val="none"/>
          </w:rPr>
          <w:t> ___</w:t>
        </w:r>
        <w:proofErr w:type="gramStart"/>
        <w:r w:rsidRPr="00D71DE3">
          <w:rPr>
            <w:rFonts w:ascii="Arial" w:eastAsia="Times New Roman" w:hAnsi="Arial" w:cs="Arial"/>
            <w:color w:val="222222"/>
            <w:kern w:val="0"/>
            <w14:ligatures w14:val="none"/>
          </w:rPr>
          <w:t>_ :</w:t>
        </w:r>
        <w:proofErr w:type="gramEnd"/>
        <w:r w:rsidRPr="00D71DE3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____ am/pm</w:t>
        </w:r>
      </w:ins>
    </w:p>
    <w:p w14:paraId="326255BC" w14:textId="77777777" w:rsidR="003F05BD" w:rsidRDefault="003F05BD" w:rsidP="003F05BD">
      <w:pPr>
        <w:shd w:val="clear" w:color="auto" w:fill="FFFFFF"/>
        <w:spacing w:after="0" w:line="240" w:lineRule="auto"/>
        <w:rPr>
          <w:ins w:id="190" w:author="D Lewin" w:date="2025-08-06T20:10:00Z" w16du:dateUtc="2025-08-07T03:10:00Z"/>
          <w:rFonts w:ascii="Arial" w:eastAsia="Times New Roman" w:hAnsi="Arial" w:cs="Arial"/>
          <w:color w:val="222222"/>
          <w:kern w:val="0"/>
          <w14:ligatures w14:val="none"/>
        </w:rPr>
      </w:pPr>
      <w:proofErr w:type="gramStart"/>
      <w:ins w:id="191" w:author="D Lewin" w:date="2025-08-06T20:10:00Z" w16du:dateUtc="2025-08-07T03:10:00Z">
        <w:r>
          <w:rPr>
            <w:rFonts w:ascii="Arial" w:eastAsia="Times New Roman" w:hAnsi="Arial" w:cs="Arial"/>
            <w:color w:val="222222"/>
            <w:kern w:val="0"/>
            <w14:ligatures w14:val="none"/>
          </w:rPr>
          <w:t>2.1a  What</w:t>
        </w:r>
        <w:proofErr w:type="gramEnd"/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time do you get into bed?</w:t>
        </w:r>
      </w:ins>
    </w:p>
    <w:p w14:paraId="017FD71B" w14:textId="77777777" w:rsidR="003F05BD" w:rsidRPr="00D71DE3" w:rsidRDefault="003F05BD" w:rsidP="003F05BD">
      <w:pPr>
        <w:shd w:val="clear" w:color="auto" w:fill="FFFFFF"/>
        <w:spacing w:after="0" w:line="240" w:lineRule="auto"/>
        <w:rPr>
          <w:ins w:id="192" w:author="D Lewin" w:date="2025-08-06T20:10:00Z" w16du:dateUtc="2025-08-07T03:10:00Z"/>
          <w:rFonts w:ascii="Arial" w:eastAsia="Times New Roman" w:hAnsi="Arial" w:cs="Arial"/>
          <w:color w:val="222222"/>
          <w:kern w:val="0"/>
          <w14:ligatures w14:val="none"/>
        </w:rPr>
      </w:pPr>
      <w:ins w:id="193" w:author="D Lewin" w:date="2025-08-06T20:10:00Z" w16du:dateUtc="2025-08-07T03:10:00Z"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If 2.1a-2.1 is &gt;30 – what do you do in bed before you turn out the light to fall </w:t>
        </w:r>
        <w:proofErr w:type="spellStart"/>
        <w:r>
          <w:rPr>
            <w:rFonts w:ascii="Arial" w:eastAsia="Times New Roman" w:hAnsi="Arial" w:cs="Arial"/>
            <w:color w:val="222222"/>
            <w:kern w:val="0"/>
            <w14:ligatures w14:val="none"/>
          </w:rPr>
          <w:t>alsleep</w:t>
        </w:r>
        <w:proofErr w:type="spellEnd"/>
      </w:ins>
    </w:p>
    <w:p w14:paraId="206BD711" w14:textId="77777777" w:rsidR="003F05BD" w:rsidRDefault="003F05BD" w:rsidP="003F05BD">
      <w:pPr>
        <w:shd w:val="clear" w:color="auto" w:fill="FFFFFF"/>
        <w:spacing w:after="0" w:line="240" w:lineRule="auto"/>
        <w:rPr>
          <w:ins w:id="194" w:author="D Lewin" w:date="2025-08-06T20:12:00Z" w16du:dateUtc="2025-08-07T03:12:00Z"/>
          <w:rFonts w:ascii="Arial" w:eastAsia="Times New Roman" w:hAnsi="Arial" w:cs="Arial"/>
          <w:color w:val="222222"/>
          <w:kern w:val="0"/>
          <w14:ligatures w14:val="none"/>
        </w:rPr>
      </w:pPr>
      <w:ins w:id="195" w:author="D Lewin" w:date="2025-08-06T20:10:00Z" w16du:dateUtc="2025-08-07T03:10:00Z">
        <w:r w:rsidRPr="00D71DE3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2.1a Does this vary by more than </w:t>
        </w:r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1.5 from night to night?</w:t>
        </w:r>
        <w:r w:rsidRPr="00D71DE3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hours</w:t>
        </w:r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(aside from the </w:t>
        </w:r>
        <w:proofErr w:type="spellStart"/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the</w:t>
        </w:r>
        <w:proofErr w:type="spellEnd"/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occasional late weekend night</w:t>
        </w:r>
        <w:proofErr w:type="gramStart"/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) </w:t>
        </w:r>
        <w:r w:rsidRPr="00D71DE3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?</w:t>
        </w:r>
        <w:proofErr w:type="gramEnd"/>
        <w:r w:rsidRPr="00D71DE3">
          <w:rPr>
            <w:rFonts w:ascii="Arial" w:eastAsia="Times New Roman" w:hAnsi="Arial" w:cs="Arial"/>
            <w:color w:val="222222"/>
            <w:kern w:val="0"/>
            <w14:ligatures w14:val="none"/>
          </w:rPr>
          <w:t> </w:t>
        </w:r>
        <w:r w:rsidRPr="00D71DE3">
          <w:rPr>
            <w:rFonts w:ascii="Segoe UI Symbol" w:eastAsia="Times New Roman" w:hAnsi="Segoe UI Symbol" w:cs="Segoe UI Symbol"/>
            <w:color w:val="222222"/>
            <w:kern w:val="0"/>
            <w14:ligatures w14:val="none"/>
          </w:rPr>
          <w:t>☐</w:t>
        </w:r>
        <w:r w:rsidRPr="00D71DE3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Yes </w:t>
        </w:r>
        <w:r w:rsidRPr="00D71DE3">
          <w:rPr>
            <w:rFonts w:ascii="Segoe UI Symbol" w:eastAsia="Times New Roman" w:hAnsi="Segoe UI Symbol" w:cs="Segoe UI Symbol"/>
            <w:color w:val="222222"/>
            <w:kern w:val="0"/>
            <w14:ligatures w14:val="none"/>
          </w:rPr>
          <w:t>☐</w:t>
        </w:r>
        <w:r w:rsidRPr="00D71DE3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No</w:t>
        </w:r>
      </w:ins>
    </w:p>
    <w:p w14:paraId="50330710" w14:textId="77777777" w:rsidR="00F903D6" w:rsidRDefault="00F903D6" w:rsidP="003F05BD">
      <w:pPr>
        <w:shd w:val="clear" w:color="auto" w:fill="FFFFFF"/>
        <w:spacing w:after="0" w:line="240" w:lineRule="auto"/>
        <w:rPr>
          <w:ins w:id="196" w:author="D Lewin" w:date="2025-08-06T20:12:00Z" w16du:dateUtc="2025-08-07T03:12:00Z"/>
          <w:rFonts w:ascii="Arial" w:eastAsia="Times New Roman" w:hAnsi="Arial" w:cs="Arial"/>
          <w:color w:val="222222"/>
          <w:kern w:val="0"/>
          <w14:ligatures w14:val="none"/>
        </w:rPr>
      </w:pPr>
    </w:p>
    <w:p w14:paraId="093E07EA" w14:textId="3161A727" w:rsidR="00E23A0A" w:rsidRDefault="00F903D6" w:rsidP="003F05BD">
      <w:pPr>
        <w:shd w:val="clear" w:color="auto" w:fill="FFFFFF"/>
        <w:spacing w:after="0" w:line="240" w:lineRule="auto"/>
        <w:rPr>
          <w:ins w:id="197" w:author="D Lewin" w:date="2025-08-06T20:15:00Z" w16du:dateUtc="2025-08-07T03:15:00Z"/>
          <w:rFonts w:ascii="Arial" w:eastAsia="Times New Roman" w:hAnsi="Arial" w:cs="Arial"/>
          <w:color w:val="222222"/>
          <w:kern w:val="0"/>
          <w14:ligatures w14:val="none"/>
        </w:rPr>
      </w:pPr>
      <w:ins w:id="198" w:author="D Lewin" w:date="2025-08-06T20:12:00Z" w16du:dateUtc="2025-08-07T03:12:00Z">
        <w:r>
          <w:rPr>
            <w:rFonts w:ascii="Arial" w:eastAsia="Times New Roman" w:hAnsi="Arial" w:cs="Arial"/>
            <w:color w:val="222222"/>
            <w:kern w:val="0"/>
            <w14:ligatures w14:val="none"/>
          </w:rPr>
          <w:t>Calculate total sleep hours/week</w:t>
        </w:r>
      </w:ins>
      <w:ins w:id="199" w:author="D Lewin" w:date="2025-08-06T20:13:00Z" w16du:dateUtc="2025-08-07T03:13:00Z"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</w:t>
        </w:r>
        <w:r w:rsidR="00162586">
          <w:rPr>
            <w:rFonts w:ascii="Arial" w:eastAsia="Times New Roman" w:hAnsi="Arial" w:cs="Arial"/>
            <w:color w:val="222222"/>
            <w:kern w:val="0"/>
            <w14:ligatures w14:val="none"/>
          </w:rPr>
          <w:t>(</w:t>
        </w:r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(weekday x </w:t>
        </w:r>
        <w:proofErr w:type="gramStart"/>
        <w:r>
          <w:rPr>
            <w:rFonts w:ascii="Arial" w:eastAsia="Times New Roman" w:hAnsi="Arial" w:cs="Arial"/>
            <w:color w:val="222222"/>
            <w:kern w:val="0"/>
            <w14:ligatures w14:val="none"/>
          </w:rPr>
          <w:t>5</w:t>
        </w:r>
        <w:r w:rsidR="00162586">
          <w:rPr>
            <w:rFonts w:ascii="Arial" w:eastAsia="Times New Roman" w:hAnsi="Arial" w:cs="Arial"/>
            <w:color w:val="222222"/>
            <w:kern w:val="0"/>
            <w14:ligatures w14:val="none"/>
          </w:rPr>
          <w:t>)+(</w:t>
        </w:r>
        <w:proofErr w:type="gramEnd"/>
        <w:r w:rsidR="00162586">
          <w:rPr>
            <w:rFonts w:ascii="Arial" w:eastAsia="Times New Roman" w:hAnsi="Arial" w:cs="Arial"/>
            <w:color w:val="222222"/>
            <w:kern w:val="0"/>
            <w14:ligatures w14:val="none"/>
          </w:rPr>
          <w:t>weekend x 2)/7</w:t>
        </w:r>
      </w:ins>
      <w:ins w:id="200" w:author="D Lewin" w:date="2025-08-06T20:14:00Z" w16du:dateUtc="2025-08-07T03:14:00Z">
        <w:r w:rsidR="00162586">
          <w:rPr>
            <w:rFonts w:ascii="Arial" w:eastAsia="Times New Roman" w:hAnsi="Arial" w:cs="Arial"/>
            <w:color w:val="222222"/>
            <w:kern w:val="0"/>
            <w14:ligatures w14:val="none"/>
          </w:rPr>
          <w:t>)</w:t>
        </w:r>
        <w:r w:rsidR="00E23A0A">
          <w:rPr>
            <w:rFonts w:ascii="Arial" w:eastAsia="Times New Roman" w:hAnsi="Arial" w:cs="Arial"/>
            <w:color w:val="222222"/>
            <w:kern w:val="0"/>
            <w14:ligatures w14:val="none"/>
          </w:rPr>
          <w:t>) – time awake during the night= total sleep time/we</w:t>
        </w:r>
      </w:ins>
      <w:ins w:id="201" w:author="D Lewin" w:date="2025-08-06T20:15:00Z" w16du:dateUtc="2025-08-07T03:15:00Z">
        <w:r w:rsidR="00E23A0A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ek.  </w:t>
        </w:r>
      </w:ins>
    </w:p>
    <w:p w14:paraId="613909E6" w14:textId="77777777" w:rsidR="00E23A0A" w:rsidRDefault="00E23A0A" w:rsidP="003F05BD">
      <w:pPr>
        <w:shd w:val="clear" w:color="auto" w:fill="FFFFFF"/>
        <w:spacing w:after="0" w:line="240" w:lineRule="auto"/>
        <w:rPr>
          <w:ins w:id="202" w:author="D Lewin" w:date="2025-08-06T20:15:00Z" w16du:dateUtc="2025-08-07T03:15:00Z"/>
          <w:rFonts w:ascii="Arial" w:eastAsia="Times New Roman" w:hAnsi="Arial" w:cs="Arial"/>
          <w:color w:val="222222"/>
          <w:kern w:val="0"/>
          <w14:ligatures w14:val="none"/>
        </w:rPr>
      </w:pPr>
    </w:p>
    <w:p w14:paraId="3687E112" w14:textId="603E9E5E" w:rsidR="00E23A0A" w:rsidRPr="00D71DE3" w:rsidRDefault="00E23A0A" w:rsidP="003F05BD">
      <w:pPr>
        <w:shd w:val="clear" w:color="auto" w:fill="FFFFFF"/>
        <w:spacing w:after="0" w:line="240" w:lineRule="auto"/>
        <w:rPr>
          <w:ins w:id="203" w:author="D Lewin" w:date="2025-08-06T20:10:00Z" w16du:dateUtc="2025-08-07T03:10:00Z"/>
          <w:rFonts w:ascii="Arial" w:eastAsia="Times New Roman" w:hAnsi="Arial" w:cs="Arial"/>
          <w:color w:val="222222"/>
          <w:kern w:val="0"/>
          <w14:ligatures w14:val="none"/>
        </w:rPr>
      </w:pPr>
      <w:ins w:id="204" w:author="D Lewin" w:date="2025-08-06T20:15:00Z" w16du:dateUtc="2025-08-07T03:15:00Z"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If less </w:t>
        </w:r>
        <w:proofErr w:type="gramStart"/>
        <w:r>
          <w:rPr>
            <w:rFonts w:ascii="Arial" w:eastAsia="Times New Roman" w:hAnsi="Arial" w:cs="Arial"/>
            <w:color w:val="222222"/>
            <w:kern w:val="0"/>
            <w14:ligatures w14:val="none"/>
          </w:rPr>
          <w:t>then</w:t>
        </w:r>
        <w:proofErr w:type="gramEnd"/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6, insufficient sleep; 6-7 without EDS= short sleeper; 9+= </w:t>
        </w:r>
      </w:ins>
      <w:ins w:id="205" w:author="D Lewin" w:date="2025-08-06T20:16:00Z" w16du:dateUtc="2025-08-07T03:16:00Z">
        <w:r>
          <w:rPr>
            <w:rFonts w:ascii="Arial" w:eastAsia="Times New Roman" w:hAnsi="Arial" w:cs="Arial"/>
            <w:color w:val="222222"/>
            <w:kern w:val="0"/>
            <w14:ligatures w14:val="none"/>
          </w:rPr>
          <w:t>long sleeper.</w:t>
        </w:r>
        <w:r w:rsidR="000248E0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 &lt;7 with EDS and/or tiredness – insufficient sleep syndrome.</w:t>
        </w:r>
      </w:ins>
    </w:p>
    <w:p w14:paraId="2E784A84" w14:textId="642659C0" w:rsidR="003F05BD" w:rsidRPr="00D71DE3" w:rsidRDefault="003F05BD" w:rsidP="00D71DE3">
      <w:pPr>
        <w:numPr>
          <w:ilvl w:val="0"/>
          <w:numId w:val="8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0FE23789" w14:textId="364DC731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Message: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“Large shifts in bedtime can</w:t>
      </w:r>
      <w:ins w:id="206" w:author="D Lewin" w:date="2025-08-06T19:43:00Z" w16du:dateUtc="2025-08-07T02:43:00Z">
        <w:r w:rsidR="0053630E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be a sign of </w:t>
        </w:r>
        <w:r w:rsidR="008B6D1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having a circadian rhythm disorder</w:t>
        </w:r>
      </w:ins>
      <w:ins w:id="207" w:author="D Lewin" w:date="2025-08-06T19:44:00Z" w16du:dateUtc="2025-08-07T02:44:00Z">
        <w:r w:rsidR="008B6D1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which is a preference for later bedtimes (evening chronotype) or early </w:t>
        </w:r>
        <w:proofErr w:type="spellStart"/>
        <w:r w:rsidR="008B6D1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arly</w:t>
        </w:r>
        <w:proofErr w:type="spellEnd"/>
        <w:r w:rsidR="008B6D1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bedtimes and early waketimes (morning chronotype) That result in decreased sleep or interference with school or work.</w:t>
        </w:r>
      </w:ins>
      <w:del w:id="208" w:author="D Lewin" w:date="2025-08-06T19:44:00Z" w16du:dateUtc="2025-08-07T02:44:00Z">
        <w:r w:rsidRPr="00D71DE3" w:rsidDel="008B6D1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delText xml:space="preserve"> throw off your body clock, making it harder to sleep well.</w:delText>
        </w:r>
      </w:del>
      <w:ins w:id="209" w:author="D Lewin" w:date="2025-08-06T19:45:00Z" w16du:dateUtc="2025-08-07T02:45:00Z">
        <w:r w:rsidR="00AB58E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 If you have trouble shifting your sleep schedule or your sleep schedule interferes with your daytime activities, we suggest that you complete a sleep log (see page on our website) and the “</w:t>
        </w:r>
        <w:proofErr w:type="spellStart"/>
        <w:r w:rsidR="00AB58E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morningness</w:t>
        </w:r>
        <w:proofErr w:type="spellEnd"/>
        <w:r w:rsidR="00AB58E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</w:t>
        </w:r>
        <w:proofErr w:type="spellStart"/>
        <w:r w:rsidR="00AB58E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evenigngness</w:t>
        </w:r>
        <w:proofErr w:type="spellEnd"/>
        <w:r w:rsidR="00AB58E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scale on our website and</w:t>
        </w:r>
      </w:ins>
      <w:ins w:id="210" w:author="D Lewin" w:date="2025-08-06T19:46:00Z" w16du:dateUtc="2025-08-07T02:46:00Z">
        <w:r w:rsidR="00AB58E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</w:t>
        </w:r>
        <w:proofErr w:type="spellStart"/>
        <w:r w:rsidR="00AB58E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puruse</w:t>
        </w:r>
        <w:proofErr w:type="spellEnd"/>
        <w:r w:rsidR="00AB58E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an appointment with a sleep specialist)</w:t>
        </w:r>
      </w:ins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”</w:t>
      </w:r>
    </w:p>
    <w:p w14:paraId="74793857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4FA2FD5F">
          <v:rect id="_x0000_i1035" style="width:468pt;height:.3pt" o:hralign="center" o:hrstd="t" o:hr="t" fillcolor="#a0a0a0" stroked="f"/>
        </w:pict>
      </w:r>
    </w:p>
    <w:p w14:paraId="69735CEF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2.2 How long does it take to fall asleep?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____ mins</w:t>
      </w:r>
    </w:p>
    <w:p w14:paraId="09C13C6E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IF Formula:</w:t>
      </w:r>
    </w:p>
    <w:p w14:paraId="55380840" w14:textId="77777777" w:rsidR="00D71DE3" w:rsidRPr="00D71DE3" w:rsidRDefault="00D71DE3" w:rsidP="00D71DE3">
      <w:pPr>
        <w:numPr>
          <w:ilvl w:val="0"/>
          <w:numId w:val="9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IF &gt;30 mins AND ≥3 nights/week → Sleep Onset Insomnia</w:t>
      </w:r>
    </w:p>
    <w:p w14:paraId="61A1533E" w14:textId="324E8E2F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commentRangeStart w:id="211"/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Message</w:t>
      </w:r>
      <w:commentRangeEnd w:id="211"/>
      <w:r w:rsidR="006819D7">
        <w:rPr>
          <w:rStyle w:val="CommentReference"/>
        </w:rPr>
        <w:commentReference w:id="211"/>
      </w:r>
      <w:ins w:id="212" w:author="D Lewin" w:date="2025-08-06T19:48:00Z" w16du:dateUtc="2025-08-07T02:48:00Z">
        <w:r w:rsidR="008223CD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</w:t>
        </w:r>
      </w:ins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: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“Taking more than 30 minutes to fall asleep regularly is a sign of insomnia</w:t>
      </w:r>
      <w:ins w:id="213" w:author="D Lewin" w:date="2025-08-06T19:49:00Z" w16du:dateUtc="2025-08-07T02:49:00Z">
        <w:r w:rsidR="006819D7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and</w:t>
        </w:r>
        <w:r w:rsidR="004946C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/or a </w:t>
        </w:r>
        <w:proofErr w:type="gramStart"/>
        <w:r w:rsidR="004946C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circadian rhythm disorders</w:t>
        </w:r>
      </w:ins>
      <w:proofErr w:type="gramEnd"/>
      <w:ins w:id="214" w:author="D Lewin" w:date="2025-08-06T20:08:00Z" w16du:dateUtc="2025-08-07T03:08:00Z">
        <w:r w:rsidR="000801B7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(if sleep in past </w:t>
        </w:r>
      </w:ins>
      <w:ins w:id="215" w:author="D Lewin" w:date="2025-08-06T20:09:00Z" w16du:dateUtc="2025-08-07T03:09:00Z">
        <w:r w:rsidR="000801B7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9:30 am on work/weekdays or 11:00 am on weekends</w:t>
        </w:r>
      </w:ins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.”</w:t>
      </w:r>
    </w:p>
    <w:p w14:paraId="0503631E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3ADF172E">
          <v:rect id="_x0000_i1036" style="width:468pt;height:.3pt" o:hralign="center" o:hrstd="t" o:hr="t" fillcolor="#a0a0a0" stroked="f"/>
        </w:pict>
      </w:r>
    </w:p>
    <w:p w14:paraId="1FAD14F7" w14:textId="46D54B66" w:rsidR="000B7A3F" w:rsidRPr="00A52E34" w:rsidRDefault="00D71DE3" w:rsidP="00D71DE3">
      <w:pPr>
        <w:shd w:val="clear" w:color="auto" w:fill="FFFFFF"/>
        <w:spacing w:after="0" w:line="240" w:lineRule="auto"/>
        <w:rPr>
          <w:ins w:id="216" w:author="D Lewin" w:date="2025-08-06T19:50:00Z" w16du:dateUtc="2025-08-07T02:50:00Z"/>
          <w:rFonts w:ascii="Arial" w:eastAsia="Times New Roman" w:hAnsi="Arial" w:cs="Arial"/>
          <w:color w:val="222222"/>
          <w:kern w:val="0"/>
          <w14:ligatures w14:val="none"/>
          <w:rPrChange w:id="217" w:author="D Lewin" w:date="2025-08-06T20:00:00Z" w16du:dateUtc="2025-08-07T03:00:00Z">
            <w:rPr>
              <w:ins w:id="218" w:author="D Lewin" w:date="2025-08-06T19:50:00Z" w16du:dateUtc="2025-08-07T02:50:00Z"/>
              <w:rFonts w:ascii="Arial" w:eastAsia="Times New Roman" w:hAnsi="Arial" w:cs="Arial"/>
              <w:b/>
              <w:bCs/>
              <w:color w:val="222222"/>
              <w:kern w:val="0"/>
              <w14:ligatures w14:val="none"/>
            </w:rPr>
          </w:rPrChange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2.3 How many times do you wake up in the night?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___</w:t>
      </w:r>
      <w:del w:id="219" w:author="D Lewin" w:date="2025-08-06T19:52:00Z" w16du:dateUtc="2025-08-07T02:52:00Z">
        <w:r w:rsidRPr="00D71DE3" w:rsidDel="00330C35">
          <w:rPr>
            <w:rFonts w:ascii="Arial" w:eastAsia="Times New Roman" w:hAnsi="Arial" w:cs="Arial"/>
            <w:color w:val="222222"/>
            <w:kern w:val="0"/>
            <w14:ligatures w14:val="none"/>
          </w:rPr>
          <w:delText>_</w:delText>
        </w:r>
      </w:del>
      <w:del w:id="220" w:author="D Lewin" w:date="2025-08-06T20:00:00Z" w16du:dateUtc="2025-08-07T03:00:00Z">
        <w:r w:rsidRPr="00D71DE3" w:rsidDel="00A52E34">
          <w:rPr>
            <w:rFonts w:ascii="Arial" w:eastAsia="Times New Roman" w:hAnsi="Arial" w:cs="Arial"/>
            <w:color w:val="222222"/>
            <w:kern w:val="0"/>
            <w14:ligatures w14:val="none"/>
          </w:rPr>
          <w:br/>
        </w:r>
      </w:del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2.3</w:t>
      </w:r>
      <w:ins w:id="221" w:author="D Lewin" w:date="2025-08-06T20:00:00Z" w16du:dateUtc="2025-08-07T03:00:00Z">
        <w:r w:rsidR="00A52E34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a</w:t>
        </w:r>
      </w:ins>
      <w:ins w:id="222" w:author="D Lewin" w:date="2025-08-06T19:50:00Z" w16du:dateUtc="2025-08-07T02:50:00Z">
        <w:r w:rsidR="000B7A3F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How </w:t>
        </w:r>
      </w:ins>
      <w:ins w:id="223" w:author="D Lewin" w:date="2025-08-06T19:51:00Z" w16du:dateUtc="2025-08-07T02:51:00Z">
        <w:r w:rsidR="000B7A3F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many </w:t>
        </w:r>
        <w:r w:rsidR="00987AA9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night</w:t>
        </w:r>
      </w:ins>
      <w:ins w:id="224" w:author="D Lewin" w:date="2025-08-06T19:59:00Z" w16du:dateUtc="2025-08-07T02:59:00Z">
        <w:r w:rsidR="00A52E34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s</w:t>
        </w:r>
      </w:ins>
      <w:ins w:id="225" w:author="D Lewin" w:date="2025-08-06T19:51:00Z" w16du:dateUtc="2025-08-07T02:51:00Z">
        <w:r w:rsidR="00987AA9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a week </w:t>
        </w:r>
      </w:ins>
      <w:ins w:id="226" w:author="D Lewin" w:date="2025-08-06T20:00:00Z" w16du:dateUtc="2025-08-07T03:00:00Z">
        <w:r w:rsidR="00A52E34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do you wake up more than 2 times?</w:t>
        </w:r>
      </w:ins>
    </w:p>
    <w:p w14:paraId="6DFE3775" w14:textId="7AAE8010" w:rsidR="00D71DE3" w:rsidRPr="00D71DE3" w:rsidRDefault="000B7A3F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ins w:id="227" w:author="D Lewin" w:date="2025-08-06T19:50:00Z" w16du:dateUtc="2025-08-07T02:50:00Z"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2.3</w:t>
        </w:r>
      </w:ins>
      <w:ins w:id="228" w:author="D Lewin" w:date="2025-08-06T19:51:00Z" w16du:dateUtc="2025-08-07T02:51:00Z">
        <w:r w:rsidR="00987AA9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c</w:t>
        </w:r>
      </w:ins>
      <w:del w:id="229" w:author="D Lewin" w:date="2025-08-06T19:50:00Z" w16du:dateUtc="2025-08-07T02:50:00Z">
        <w:r w:rsidR="00D71DE3" w:rsidRPr="00D71DE3" w:rsidDel="000B7A3F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delText>a</w:delText>
        </w:r>
      </w:del>
      <w:r w:rsidR="00D71DE3"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What wakes you?</w:t>
      </w:r>
      <w:r w:rsidR="00D71DE3"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="00D71DE3"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="00D71DE3"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Need to pee </w:t>
      </w:r>
      <w:r w:rsidR="00D71DE3"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="00D71DE3"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Pain </w:t>
      </w:r>
      <w:r w:rsidR="00D71DE3"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="00D71DE3"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Noise/Light </w:t>
      </w:r>
      <w:r w:rsidR="00D71DE3"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="00D71DE3"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Don’t know</w:t>
      </w:r>
    </w:p>
    <w:p w14:paraId="4CA2813C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IF Formula:</w:t>
      </w:r>
    </w:p>
    <w:p w14:paraId="1144ACD9" w14:textId="3BDB0D87" w:rsidR="00D71DE3" w:rsidRPr="00D71DE3" w:rsidRDefault="00D71DE3" w:rsidP="00D71DE3">
      <w:pPr>
        <w:numPr>
          <w:ilvl w:val="0"/>
          <w:numId w:val="10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IF &gt;2 </w:t>
      </w:r>
      <w:proofErr w:type="gramStart"/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wake-ups</w:t>
      </w:r>
      <w:proofErr w:type="gramEnd"/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→ Find cause: Pee (see doctor</w:t>
      </w:r>
      <w:ins w:id="230" w:author="D Lewin" w:date="2025-08-06T19:54:00Z" w16du:dateUtc="2025-08-07T02:54:00Z">
        <w:r w:rsidR="007612FB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and our webpage X with information about urination at night</w:t>
        </w:r>
      </w:ins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), Pain (see doctor</w:t>
      </w:r>
      <w:ins w:id="231" w:author="D Lewin" w:date="2025-08-06T19:55:00Z" w16du:dateUtc="2025-08-07T02:55:00Z">
        <w:r w:rsidR="007612FB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and our webpage X </w:t>
        </w:r>
        <w:r w:rsidR="007612FB">
          <w:rPr>
            <w:rFonts w:ascii="Arial" w:eastAsia="Times New Roman" w:hAnsi="Arial" w:cs="Arial"/>
            <w:color w:val="222222"/>
            <w:kern w:val="0"/>
            <w14:ligatures w14:val="none"/>
          </w:rPr>
          <w:lastRenderedPageBreak/>
          <w:t>about pain during sleep)</w:t>
        </w:r>
      </w:ins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), Noise (adjust bedroom</w:t>
      </w:r>
      <w:ins w:id="232" w:author="D Lewin" w:date="2025-08-06T19:50:00Z" w16du:dateUtc="2025-08-07T02:50:00Z">
        <w:r w:rsidR="00697E4E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– refer to our healthy bedrooms webpage</w:t>
        </w:r>
      </w:ins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), Don’t know → likely insomnia.</w:t>
      </w:r>
    </w:p>
    <w:p w14:paraId="12A7B057" w14:textId="560828FA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Message: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“Frequent </w:t>
      </w:r>
      <w:proofErr w:type="gramStart"/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wake-ups</w:t>
      </w:r>
      <w:proofErr w:type="gramEnd"/>
      <w:ins w:id="233" w:author="D Lewin" w:date="2025-08-06T19:58:00Z" w16du:dateUtc="2025-08-07T02:58:00Z">
        <w:r w:rsidR="00222E2F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are a </w:t>
        </w:r>
        <w:proofErr w:type="spellStart"/>
        <w:r w:rsidR="00222E2F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signe</w:t>
        </w:r>
        <w:proofErr w:type="spellEnd"/>
        <w:r w:rsidR="00222E2F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of insomnia, </w:t>
        </w:r>
        <w:r w:rsidR="00A52E3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your bedroom/home environment,</w:t>
        </w:r>
        <w:r w:rsidR="00222E2F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</w:t>
        </w:r>
        <w:proofErr w:type="gramStart"/>
        <w:r w:rsidR="00222E2F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pain, </w:t>
        </w:r>
      </w:ins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 </w:t>
      </w:r>
      <w:ins w:id="234" w:author="D Lewin" w:date="2025-08-06T19:58:00Z" w16du:dateUtc="2025-08-07T02:58:00Z">
        <w:r w:rsidR="00A52E3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or</w:t>
        </w:r>
        <w:proofErr w:type="gramEnd"/>
        <w:r w:rsidR="00A52E3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other underlying medical problems or sleep </w:t>
        </w:r>
      </w:ins>
      <w:ins w:id="235" w:author="D Lewin" w:date="2025-08-06T19:59:00Z" w16du:dateUtc="2025-08-07T02:59:00Z">
        <w:r w:rsidR="00A52E3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disorders (see sleep apnea syndrome and restless legs syndrome) </w:t>
        </w:r>
      </w:ins>
      <w:del w:id="236" w:author="D Lewin" w:date="2025-08-06T19:59:00Z" w16du:dateUtc="2025-08-07T02:59:00Z">
        <w:r w:rsidRPr="00D71DE3" w:rsidDel="00A52E3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delText xml:space="preserve">affect sleep quality. </w:delText>
        </w:r>
      </w:del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Knowing why helps you fix it.”</w:t>
      </w:r>
    </w:p>
    <w:p w14:paraId="4624B33A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1B89083E">
          <v:rect id="_x0000_i1037" style="width:468pt;height:.3pt" o:hralign="center" o:hrstd="t" o:hr="t" fillcolor="#a0a0a0" stroked="f"/>
        </w:pict>
      </w:r>
    </w:p>
    <w:p w14:paraId="08FC85B3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2.4 How many total minutes are you awake during the night?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____ mins</w:t>
      </w:r>
    </w:p>
    <w:p w14:paraId="5AA1DE65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IF Formula:</w:t>
      </w:r>
    </w:p>
    <w:p w14:paraId="0EDDB5A4" w14:textId="226F114E" w:rsidR="00D71DE3" w:rsidRDefault="00D71DE3" w:rsidP="00D71DE3">
      <w:pPr>
        <w:numPr>
          <w:ilvl w:val="0"/>
          <w:numId w:val="11"/>
        </w:numPr>
        <w:shd w:val="clear" w:color="auto" w:fill="FFFFFF"/>
        <w:spacing w:after="0" w:line="240" w:lineRule="auto"/>
        <w:ind w:left="945"/>
        <w:rPr>
          <w:ins w:id="237" w:author="D Lewin" w:date="2025-08-06T20:18:00Z" w16du:dateUtc="2025-08-07T03:18:00Z"/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IF &gt;40 mins AND ≥3 nights/week </w:t>
      </w:r>
      <w:proofErr w:type="gramStart"/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→ </w:t>
      </w:r>
      <w:ins w:id="238" w:author="D Lewin" w:date="2025-08-06T20:18:00Z" w16du:dateUtc="2025-08-07T03:18:00Z">
        <w:r w:rsidR="008E5890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and</w:t>
        </w:r>
      </w:ins>
      <w:proofErr w:type="gramEnd"/>
      <w:ins w:id="239" w:author="D Lewin" w:date="2025-08-06T20:20:00Z" w16du:dateUtc="2025-08-07T03:20:00Z">
        <w:r w:rsidR="001C0A34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in bed for</w:t>
        </w:r>
      </w:ins>
      <w:ins w:id="240" w:author="D Lewin" w:date="2025-08-06T20:18:00Z" w16du:dateUtc="2025-08-07T03:18:00Z">
        <w:r w:rsidR="008E5890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</w:t>
        </w:r>
        <w:r w:rsidR="007B3EBF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&lt;9 hours/night. </w:t>
        </w:r>
      </w:ins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Sleep Maintenance Insomnia</w:t>
      </w:r>
    </w:p>
    <w:p w14:paraId="4E02E641" w14:textId="6E89EA16" w:rsidR="007B3EBF" w:rsidRPr="007B3EBF" w:rsidRDefault="007B3EBF" w:rsidP="007B3EBF">
      <w:pPr>
        <w:numPr>
          <w:ilvl w:val="0"/>
          <w:numId w:val="11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ins w:id="241" w:author="D Lewin" w:date="2025-08-06T20:18:00Z" w16du:dateUtc="2025-08-07T03:18:00Z">
        <w:r w:rsidRPr="007B3EBF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If </w:t>
        </w:r>
      </w:ins>
      <w:proofErr w:type="spellStart"/>
      <w:ins w:id="242" w:author="D Lewin" w:date="2025-08-06T20:19:00Z" w16du:dateUtc="2025-08-07T03:19:00Z">
        <w:r w:rsidRPr="007B3EBF">
          <w:rPr>
            <w:rFonts w:ascii="Arial" w:eastAsia="Times New Roman" w:hAnsi="Arial" w:cs="Arial"/>
            <w:color w:val="222222"/>
            <w:kern w:val="0"/>
            <w14:ligatures w14:val="none"/>
          </w:rPr>
          <w:t>IF</w:t>
        </w:r>
        <w:proofErr w:type="spellEnd"/>
        <w:r w:rsidRPr="007B3EBF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&gt;40 mins AND ≥3 nights/week </w:t>
        </w:r>
        <w:proofErr w:type="gramStart"/>
        <w:r w:rsidRPr="007B3EBF">
          <w:rPr>
            <w:rFonts w:ascii="Arial" w:eastAsia="Times New Roman" w:hAnsi="Arial" w:cs="Arial"/>
            <w:color w:val="222222"/>
            <w:kern w:val="0"/>
            <w14:ligatures w14:val="none"/>
          </w:rPr>
          <w:t>→  and</w:t>
        </w:r>
      </w:ins>
      <w:proofErr w:type="gramEnd"/>
      <w:ins w:id="243" w:author="D Lewin" w:date="2025-08-06T20:20:00Z" w16du:dateUtc="2025-08-07T03:20:00Z">
        <w:r w:rsidR="001C0A34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in bed for</w:t>
        </w:r>
      </w:ins>
      <w:ins w:id="244" w:author="D Lewin" w:date="2025-08-06T20:19:00Z" w16du:dateUtc="2025-08-07T03:19:00Z">
        <w:r w:rsidRPr="007B3EBF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</w:t>
        </w:r>
        <w:r w:rsidRPr="007B3EBF">
          <w:rPr>
            <w:rFonts w:ascii="Arial" w:eastAsia="Times New Roman" w:hAnsi="Arial" w:cs="Arial"/>
            <w:color w:val="222222"/>
            <w:kern w:val="0"/>
            <w14:ligatures w14:val="none"/>
          </w:rPr>
          <w:t>&gt;</w:t>
        </w:r>
        <w:r w:rsidRPr="007B3EBF">
          <w:rPr>
            <w:rFonts w:ascii="Arial" w:eastAsia="Times New Roman" w:hAnsi="Arial" w:cs="Arial"/>
            <w:color w:val="222222"/>
            <w:kern w:val="0"/>
            <w14:ligatures w14:val="none"/>
          </w:rPr>
          <w:t>9</w:t>
        </w:r>
        <w:r>
          <w:rPr>
            <w:rFonts w:ascii="Arial" w:eastAsia="Times New Roman" w:hAnsi="Arial" w:cs="Arial"/>
            <w:color w:val="222222"/>
            <w:kern w:val="0"/>
            <w14:ligatures w14:val="none"/>
          </w:rPr>
          <w:t>.5</w:t>
        </w:r>
        <w:r w:rsidRPr="007B3EBF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</w:t>
        </w:r>
      </w:ins>
      <w:ins w:id="245" w:author="D Lewin" w:date="2025-08-06T20:20:00Z" w16du:dateUtc="2025-08-07T03:20:00Z">
        <w:r w:rsidR="00972E38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and/or sleep time &gt;8 </w:t>
        </w:r>
      </w:ins>
      <w:ins w:id="246" w:author="D Lewin" w:date="2025-08-06T20:19:00Z" w16du:dateUtc="2025-08-07T03:19:00Z">
        <w:r w:rsidRPr="007B3EBF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hours/night. </w:t>
        </w:r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Possible </w:t>
        </w:r>
        <w:proofErr w:type="spellStart"/>
        <w:r>
          <w:rPr>
            <w:rFonts w:ascii="Arial" w:eastAsia="Times New Roman" w:hAnsi="Arial" w:cs="Arial"/>
            <w:color w:val="222222"/>
            <w:kern w:val="0"/>
            <w14:ligatures w14:val="none"/>
          </w:rPr>
          <w:t>inadequ</w:t>
        </w:r>
        <w:r w:rsidR="001C0A34">
          <w:rPr>
            <w:rFonts w:ascii="Arial" w:eastAsia="Times New Roman" w:hAnsi="Arial" w:cs="Arial"/>
            <w:color w:val="222222"/>
            <w:kern w:val="0"/>
            <w14:ligatures w14:val="none"/>
          </w:rPr>
          <w:t>qate</w:t>
        </w:r>
        <w:proofErr w:type="spellEnd"/>
        <w:r w:rsidR="001C0A34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sleep hygiene, too long in bed.</w:t>
        </w:r>
      </w:ins>
    </w:p>
    <w:p w14:paraId="6A8E0C19" w14:textId="77777777" w:rsidR="00D71DE3" w:rsidRDefault="00D71DE3" w:rsidP="00D71DE3">
      <w:pPr>
        <w:shd w:val="clear" w:color="auto" w:fill="FFFFFF"/>
        <w:spacing w:after="0" w:line="240" w:lineRule="auto"/>
        <w:rPr>
          <w:ins w:id="247" w:author="D Lewin" w:date="2025-08-06T20:20:00Z" w16du:dateUtc="2025-08-07T03:20:00Z"/>
          <w:rFonts w:ascii="Arial" w:eastAsia="Times New Roman" w:hAnsi="Arial" w:cs="Arial"/>
          <w:i/>
          <w:iCs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Message: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“Long awake times during the night point to sleep maintenance insomnia.”</w:t>
      </w:r>
    </w:p>
    <w:p w14:paraId="3969F9BB" w14:textId="39AB206A" w:rsidR="00972E38" w:rsidRPr="00D71DE3" w:rsidRDefault="00972E38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ins w:id="248" w:author="D Lewin" w:date="2025-08-06T20:20:00Z" w16du:dateUtc="2025-08-07T03:20:00Z"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“You </w:t>
        </w:r>
        <w:r w:rsidR="00AB13C2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tend to sleep for an adequate </w:t>
        </w:r>
        <w:proofErr w:type="gramStart"/>
        <w:r w:rsidR="00AB13C2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period of time</w:t>
        </w:r>
        <w:proofErr w:type="gramEnd"/>
        <w:r w:rsidR="00AB13C2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and </w:t>
        </w:r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spend </w:t>
        </w:r>
      </w:ins>
      <w:ins w:id="249" w:author="D Lewin" w:date="2025-08-06T23:43:00Z" w16du:dateUtc="2025-08-07T06:43:00Z">
        <w:r w:rsidR="00552BCC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a good deal of awake time in bed.</w:t>
        </w:r>
        <w:r w:rsidR="003D2CD4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 This may lead to some of your extended nighttime awakenings</w:t>
        </w:r>
      </w:ins>
      <w:ins w:id="250" w:author="D Lewin" w:date="2025-08-06T23:46:00Z" w16du:dateUtc="2025-08-07T06:46:00Z">
        <w:r w:rsidR="003305F8"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>.</w:t>
        </w:r>
      </w:ins>
      <w:ins w:id="251" w:author="D Lewin" w:date="2025-08-06T20:20:00Z" w16du:dateUtc="2025-08-07T03:20:00Z">
        <w:r>
          <w:rPr>
            <w:rFonts w:ascii="Arial" w:eastAsia="Times New Roman" w:hAnsi="Arial" w:cs="Arial"/>
            <w:i/>
            <w:iCs/>
            <w:color w:val="222222"/>
            <w:kern w:val="0"/>
            <w14:ligatures w14:val="none"/>
          </w:rPr>
          <w:t xml:space="preserve"> </w:t>
        </w:r>
      </w:ins>
    </w:p>
    <w:p w14:paraId="66730BC6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730E05C4">
          <v:rect id="_x0000_i1038" style="width:468pt;height:.3pt" o:hralign="center" o:hrstd="t" o:hr="t" fillcolor="#a0a0a0" stroked="f"/>
        </w:pict>
      </w:r>
    </w:p>
    <w:p w14:paraId="65CB0CD1" w14:textId="57E1739A" w:rsidR="003305F8" w:rsidRDefault="00D71DE3" w:rsidP="00D71DE3">
      <w:pPr>
        <w:shd w:val="clear" w:color="auto" w:fill="FFFFFF"/>
        <w:spacing w:after="0" w:line="240" w:lineRule="auto"/>
        <w:rPr>
          <w:ins w:id="252" w:author="D Lewin" w:date="2025-08-06T23:47:00Z" w16du:dateUtc="2025-08-07T06:47:00Z"/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2.5 What time do you wake up</w:t>
      </w:r>
      <w:ins w:id="253" w:author="D Lewin" w:date="2025-08-06T23:47:00Z" w16du:dateUtc="2025-08-07T06:47:00Z">
        <w:r w:rsidR="003305F8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on weekdays</w:t>
        </w:r>
      </w:ins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___</w:t>
      </w:r>
      <w:proofErr w:type="gramStart"/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_ :</w:t>
      </w:r>
      <w:proofErr w:type="gramEnd"/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____ am/pm</w:t>
      </w:r>
    </w:p>
    <w:p w14:paraId="24DB5A7A" w14:textId="66F6B2EC" w:rsidR="003305F8" w:rsidRDefault="003305F8" w:rsidP="00D71DE3">
      <w:pPr>
        <w:shd w:val="clear" w:color="auto" w:fill="FFFFFF"/>
        <w:spacing w:after="0" w:line="240" w:lineRule="auto"/>
        <w:rPr>
          <w:ins w:id="254" w:author="D Lewin" w:date="2025-08-06T23:47:00Z" w16du:dateUtc="2025-08-07T06:47:00Z"/>
          <w:rFonts w:ascii="Arial" w:eastAsia="Times New Roman" w:hAnsi="Arial" w:cs="Arial"/>
          <w:color w:val="222222"/>
          <w:kern w:val="0"/>
          <w14:ligatures w14:val="none"/>
        </w:rPr>
      </w:pPr>
      <w:ins w:id="255" w:author="D Lewin" w:date="2025-08-06T23:47:00Z" w16du:dateUtc="2025-08-07T06:47:00Z">
        <w:r>
          <w:rPr>
            <w:rFonts w:ascii="Arial" w:eastAsia="Times New Roman" w:hAnsi="Arial" w:cs="Arial"/>
            <w:color w:val="222222"/>
            <w:kern w:val="0"/>
            <w14:ligatures w14:val="none"/>
          </w:rPr>
          <w:t>2.5a</w:t>
        </w:r>
        <w:r w:rsidR="00114DA0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What time do you wake up on weekends? ___</w:t>
        </w:r>
        <w:proofErr w:type="gramStart"/>
        <w:r w:rsidR="00114DA0">
          <w:rPr>
            <w:rFonts w:ascii="Arial" w:eastAsia="Times New Roman" w:hAnsi="Arial" w:cs="Arial"/>
            <w:color w:val="222222"/>
            <w:kern w:val="0"/>
            <w14:ligatures w14:val="none"/>
          </w:rPr>
          <w:t>_:_</w:t>
        </w:r>
        <w:proofErr w:type="gramEnd"/>
        <w:r w:rsidR="00114DA0">
          <w:rPr>
            <w:rFonts w:ascii="Arial" w:eastAsia="Times New Roman" w:hAnsi="Arial" w:cs="Arial"/>
            <w:color w:val="222222"/>
            <w:kern w:val="0"/>
            <w14:ligatures w14:val="none"/>
          </w:rPr>
          <w:t>___am/pm</w:t>
        </w:r>
      </w:ins>
    </w:p>
    <w:p w14:paraId="66978BF6" w14:textId="65C2752B" w:rsidR="00D71DE3" w:rsidRDefault="00D71DE3" w:rsidP="00D71DE3">
      <w:pPr>
        <w:shd w:val="clear" w:color="auto" w:fill="FFFFFF"/>
        <w:spacing w:after="0" w:line="240" w:lineRule="auto"/>
        <w:rPr>
          <w:ins w:id="256" w:author="D Lewin" w:date="2025-08-06T23:48:00Z" w16du:dateUtc="2025-08-07T06:48:00Z"/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2.6 What time do you get out of bed</w:t>
      </w:r>
      <w:ins w:id="257" w:author="D Lewin" w:date="2025-08-06T23:48:00Z" w16du:dateUtc="2025-08-07T06:48:00Z">
        <w:r w:rsidR="00114DA0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on weekdays</w:t>
        </w:r>
      </w:ins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___</w:t>
      </w:r>
      <w:proofErr w:type="gramStart"/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_ :</w:t>
      </w:r>
      <w:proofErr w:type="gramEnd"/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____ am/pm</w:t>
      </w:r>
    </w:p>
    <w:p w14:paraId="1F794A3D" w14:textId="33288F4B" w:rsidR="00FD752D" w:rsidRDefault="00FD752D" w:rsidP="00FD752D">
      <w:pPr>
        <w:shd w:val="clear" w:color="auto" w:fill="FFFFFF"/>
        <w:spacing w:after="0" w:line="240" w:lineRule="auto"/>
        <w:rPr>
          <w:ins w:id="258" w:author="D Lewin" w:date="2025-08-06T23:48:00Z" w16du:dateUtc="2025-08-07T06:48:00Z"/>
          <w:rFonts w:ascii="Arial" w:eastAsia="Times New Roman" w:hAnsi="Arial" w:cs="Arial"/>
          <w:color w:val="222222"/>
          <w:kern w:val="0"/>
          <w14:ligatures w14:val="none"/>
        </w:rPr>
      </w:pPr>
      <w:ins w:id="259" w:author="D Lewin" w:date="2025-08-06T23:48:00Z" w16du:dateUtc="2025-08-07T06:48:00Z">
        <w:r w:rsidRPr="00D71DE3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2.6</w:t>
        </w:r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a</w:t>
        </w:r>
        <w:r w:rsidRPr="00D71DE3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What time do you get out of bed</w:t>
        </w:r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 xml:space="preserve"> on </w:t>
        </w:r>
        <w:r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weekends</w:t>
        </w:r>
        <w:r w:rsidRPr="00D71DE3">
          <w:rPr>
            <w:rFonts w:ascii="Arial" w:eastAsia="Times New Roman" w:hAnsi="Arial" w:cs="Arial"/>
            <w:b/>
            <w:bCs/>
            <w:color w:val="222222"/>
            <w:kern w:val="0"/>
            <w14:ligatures w14:val="none"/>
          </w:rPr>
          <w:t>?</w:t>
        </w:r>
        <w:r w:rsidRPr="00D71DE3">
          <w:rPr>
            <w:rFonts w:ascii="Arial" w:eastAsia="Times New Roman" w:hAnsi="Arial" w:cs="Arial"/>
            <w:color w:val="222222"/>
            <w:kern w:val="0"/>
            <w14:ligatures w14:val="none"/>
          </w:rPr>
          <w:t> ___</w:t>
        </w:r>
        <w:proofErr w:type="gramStart"/>
        <w:r w:rsidRPr="00D71DE3">
          <w:rPr>
            <w:rFonts w:ascii="Arial" w:eastAsia="Times New Roman" w:hAnsi="Arial" w:cs="Arial"/>
            <w:color w:val="222222"/>
            <w:kern w:val="0"/>
            <w14:ligatures w14:val="none"/>
          </w:rPr>
          <w:t>_ :</w:t>
        </w:r>
        <w:proofErr w:type="gramEnd"/>
        <w:r w:rsidRPr="00D71DE3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____ am/pm</w:t>
        </w:r>
      </w:ins>
    </w:p>
    <w:p w14:paraId="4837365D" w14:textId="77777777" w:rsidR="00FD752D" w:rsidRDefault="00FD752D" w:rsidP="00FD752D">
      <w:pPr>
        <w:shd w:val="clear" w:color="auto" w:fill="FFFFFF"/>
        <w:spacing w:after="0" w:line="240" w:lineRule="auto"/>
        <w:rPr>
          <w:ins w:id="260" w:author="D Lewin" w:date="2025-08-06T23:48:00Z" w16du:dateUtc="2025-08-07T06:48:00Z"/>
          <w:rFonts w:ascii="Arial" w:eastAsia="Times New Roman" w:hAnsi="Arial" w:cs="Arial"/>
          <w:color w:val="222222"/>
          <w:kern w:val="0"/>
          <w14:ligatures w14:val="none"/>
        </w:rPr>
      </w:pPr>
    </w:p>
    <w:p w14:paraId="5DD48D3D" w14:textId="77777777" w:rsidR="0068143C" w:rsidRDefault="00FD752D" w:rsidP="00FD752D">
      <w:pPr>
        <w:shd w:val="clear" w:color="auto" w:fill="FFFFFF"/>
        <w:spacing w:after="0" w:line="240" w:lineRule="auto"/>
        <w:rPr>
          <w:ins w:id="261" w:author="D Lewin" w:date="2025-08-06T23:49:00Z" w16du:dateUtc="2025-08-07T06:49:00Z"/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ins w:id="262" w:author="D Lewin" w:date="2025-08-06T23:48:00Z" w16du:dateUtc="2025-08-07T06:48:00Z">
        <w:r>
          <w:rPr>
            <w:rFonts w:ascii="Arial" w:eastAsia="Times New Roman" w:hAnsi="Arial" w:cs="Arial"/>
            <w:color w:val="222222"/>
            <w:kern w:val="0"/>
            <w14:ligatures w14:val="none"/>
          </w:rPr>
          <w:t>Calculatins</w:t>
        </w:r>
        <w:proofErr w:type="spellEnd"/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:  </w:t>
        </w:r>
      </w:ins>
    </w:p>
    <w:p w14:paraId="447DE116" w14:textId="297A8F34" w:rsidR="00FD752D" w:rsidRPr="003F73DA" w:rsidRDefault="00FD752D" w:rsidP="003F73DA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ins w:id="263" w:author="D Lewin" w:date="2025-08-06T23:50:00Z" w16du:dateUtc="2025-08-07T06:50:00Z"/>
          <w:rFonts w:ascii="Arial" w:eastAsia="Times New Roman" w:hAnsi="Arial" w:cs="Arial"/>
          <w:color w:val="222222"/>
          <w:kern w:val="0"/>
          <w14:ligatures w14:val="none"/>
          <w:rPrChange w:id="264" w:author="D Lewin" w:date="2025-08-06T23:54:00Z" w16du:dateUtc="2025-08-07T06:54:00Z">
            <w:rPr>
              <w:ins w:id="265" w:author="D Lewin" w:date="2025-08-06T23:50:00Z" w16du:dateUtc="2025-08-07T06:50:00Z"/>
            </w:rPr>
          </w:rPrChange>
        </w:rPr>
        <w:pPrChange w:id="266" w:author="D Lewin" w:date="2025-08-06T23:54:00Z" w16du:dateUtc="2025-08-07T06:54:00Z">
          <w:pPr>
            <w:shd w:val="clear" w:color="auto" w:fill="FFFFFF"/>
            <w:spacing w:after="0" w:line="240" w:lineRule="auto"/>
          </w:pPr>
        </w:pPrChange>
      </w:pPr>
      <w:ins w:id="267" w:author="D Lewin" w:date="2025-08-06T23:48:00Z" w16du:dateUtc="2025-08-07T06:48:00Z">
        <w:r w:rsidRPr="003F73DA">
          <w:rPr>
            <w:rFonts w:ascii="Arial" w:eastAsia="Times New Roman" w:hAnsi="Arial" w:cs="Arial"/>
            <w:color w:val="222222"/>
            <w:kern w:val="0"/>
            <w14:ligatures w14:val="none"/>
            <w:rPrChange w:id="268" w:author="D Lewin" w:date="2025-08-06T23:54:00Z" w16du:dateUtc="2025-08-07T06:54:00Z">
              <w:rPr/>
            </w:rPrChange>
          </w:rPr>
          <w:t>Lights out</w:t>
        </w:r>
      </w:ins>
      <w:ins w:id="269" w:author="D Lewin" w:date="2025-08-06T23:49:00Z" w16du:dateUtc="2025-08-07T06:49:00Z">
        <w:r w:rsidR="00B87C0E" w:rsidRPr="003F73DA">
          <w:rPr>
            <w:rFonts w:ascii="Arial" w:eastAsia="Times New Roman" w:hAnsi="Arial" w:cs="Arial"/>
            <w:color w:val="222222"/>
            <w:kern w:val="0"/>
            <w14:ligatures w14:val="none"/>
            <w:rPrChange w:id="270" w:author="D Lewin" w:date="2025-08-06T23:54:00Z" w16du:dateUtc="2025-08-07T06:54:00Z">
              <w:rPr/>
            </w:rPrChange>
          </w:rPr>
          <w:t>-wake up – time to fall asleep and wake time in the middle of the night.</w:t>
        </w:r>
        <w:r w:rsidR="0068143C" w:rsidRPr="003F73DA">
          <w:rPr>
            <w:rFonts w:ascii="Arial" w:eastAsia="Times New Roman" w:hAnsi="Arial" w:cs="Arial"/>
            <w:color w:val="222222"/>
            <w:kern w:val="0"/>
            <w14:ligatures w14:val="none"/>
            <w:rPrChange w:id="271" w:author="D Lewin" w:date="2025-08-06T23:54:00Z" w16du:dateUtc="2025-08-07T06:54:00Z">
              <w:rPr/>
            </w:rPrChange>
          </w:rPr>
          <w:t xml:space="preserve"> = total sleep time.</w:t>
        </w:r>
      </w:ins>
    </w:p>
    <w:p w14:paraId="409768F4" w14:textId="4D6AA778" w:rsidR="0068143C" w:rsidRPr="003F73DA" w:rsidRDefault="0005757B" w:rsidP="003F73DA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ins w:id="272" w:author="D Lewin" w:date="2025-08-06T23:51:00Z" w16du:dateUtc="2025-08-07T06:51:00Z"/>
          <w:rFonts w:ascii="Arial" w:eastAsia="Times New Roman" w:hAnsi="Arial" w:cs="Arial"/>
          <w:color w:val="222222"/>
          <w:kern w:val="0"/>
          <w14:ligatures w14:val="none"/>
          <w:rPrChange w:id="273" w:author="D Lewin" w:date="2025-08-06T23:54:00Z" w16du:dateUtc="2025-08-07T06:54:00Z">
            <w:rPr>
              <w:ins w:id="274" w:author="D Lewin" w:date="2025-08-06T23:51:00Z" w16du:dateUtc="2025-08-07T06:51:00Z"/>
            </w:rPr>
          </w:rPrChange>
        </w:rPr>
        <w:pPrChange w:id="275" w:author="D Lewin" w:date="2025-08-06T23:54:00Z" w16du:dateUtc="2025-08-07T06:54:00Z">
          <w:pPr>
            <w:shd w:val="clear" w:color="auto" w:fill="FFFFFF"/>
            <w:spacing w:after="0" w:line="240" w:lineRule="auto"/>
          </w:pPr>
        </w:pPrChange>
      </w:pPr>
      <w:proofErr w:type="gramStart"/>
      <w:ins w:id="276" w:author="D Lewin" w:date="2025-08-06T23:50:00Z" w16du:dateUtc="2025-08-07T06:50:00Z">
        <w:r w:rsidRPr="003F73DA">
          <w:rPr>
            <w:rFonts w:ascii="Arial" w:eastAsia="Times New Roman" w:hAnsi="Arial" w:cs="Arial"/>
            <w:color w:val="222222"/>
            <w:kern w:val="0"/>
            <w14:ligatures w14:val="none"/>
            <w:rPrChange w:id="277" w:author="D Lewin" w:date="2025-08-06T23:54:00Z" w16du:dateUtc="2025-08-07T06:54:00Z">
              <w:rPr/>
            </w:rPrChange>
          </w:rPr>
          <w:t>Bedtime  -</w:t>
        </w:r>
        <w:proofErr w:type="gramEnd"/>
        <w:r w:rsidRPr="003F73DA">
          <w:rPr>
            <w:rFonts w:ascii="Arial" w:eastAsia="Times New Roman" w:hAnsi="Arial" w:cs="Arial"/>
            <w:color w:val="222222"/>
            <w:kern w:val="0"/>
            <w14:ligatures w14:val="none"/>
            <w:rPrChange w:id="278" w:author="D Lewin" w:date="2025-08-06T23:54:00Z" w16du:dateUtc="2025-08-07T06:54:00Z">
              <w:rPr/>
            </w:rPrChange>
          </w:rPr>
          <w:t xml:space="preserve"> out of </w:t>
        </w:r>
        <w:proofErr w:type="gramStart"/>
        <w:r w:rsidRPr="003F73DA">
          <w:rPr>
            <w:rFonts w:ascii="Arial" w:eastAsia="Times New Roman" w:hAnsi="Arial" w:cs="Arial"/>
            <w:color w:val="222222"/>
            <w:kern w:val="0"/>
            <w14:ligatures w14:val="none"/>
            <w:rPrChange w:id="279" w:author="D Lewin" w:date="2025-08-06T23:54:00Z" w16du:dateUtc="2025-08-07T06:54:00Z">
              <w:rPr/>
            </w:rPrChange>
          </w:rPr>
          <w:t>bed time</w:t>
        </w:r>
        <w:proofErr w:type="gramEnd"/>
        <w:r w:rsidRPr="003F73DA">
          <w:rPr>
            <w:rFonts w:ascii="Arial" w:eastAsia="Times New Roman" w:hAnsi="Arial" w:cs="Arial"/>
            <w:color w:val="222222"/>
            <w:kern w:val="0"/>
            <w14:ligatures w14:val="none"/>
            <w:rPrChange w:id="280" w:author="D Lewin" w:date="2025-08-06T23:54:00Z" w16du:dateUtc="2025-08-07T06:54:00Z">
              <w:rPr/>
            </w:rPrChange>
          </w:rPr>
          <w:t xml:space="preserve"> - </w:t>
        </w:r>
        <w:proofErr w:type="gramStart"/>
        <w:r w:rsidRPr="003F73DA">
          <w:rPr>
            <w:rFonts w:ascii="Arial" w:eastAsia="Times New Roman" w:hAnsi="Arial" w:cs="Arial"/>
            <w:color w:val="222222"/>
            <w:kern w:val="0"/>
            <w14:ligatures w14:val="none"/>
            <w:rPrChange w:id="281" w:author="D Lewin" w:date="2025-08-06T23:54:00Z" w16du:dateUtc="2025-08-07T06:54:00Z">
              <w:rPr/>
            </w:rPrChange>
          </w:rPr>
          <w:t xml:space="preserve">-  </w:t>
        </w:r>
      </w:ins>
      <w:ins w:id="282" w:author="D Lewin" w:date="2025-08-06T23:51:00Z" w16du:dateUtc="2025-08-07T06:51:00Z">
        <w:r w:rsidR="003C7007" w:rsidRPr="003F73DA">
          <w:rPr>
            <w:rFonts w:ascii="Arial" w:eastAsia="Times New Roman" w:hAnsi="Arial" w:cs="Arial"/>
            <w:color w:val="222222"/>
            <w:kern w:val="0"/>
            <w14:ligatures w14:val="none"/>
            <w:rPrChange w:id="283" w:author="D Lewin" w:date="2025-08-06T23:54:00Z" w16du:dateUtc="2025-08-07T06:54:00Z">
              <w:rPr/>
            </w:rPrChange>
          </w:rPr>
          <w:t>time</w:t>
        </w:r>
        <w:proofErr w:type="gramEnd"/>
        <w:r w:rsidR="003C7007" w:rsidRPr="003F73DA">
          <w:rPr>
            <w:rFonts w:ascii="Arial" w:eastAsia="Times New Roman" w:hAnsi="Arial" w:cs="Arial"/>
            <w:color w:val="222222"/>
            <w:kern w:val="0"/>
            <w14:ligatures w14:val="none"/>
            <w:rPrChange w:id="284" w:author="D Lewin" w:date="2025-08-06T23:54:00Z" w16du:dateUtc="2025-08-07T06:54:00Z">
              <w:rPr/>
            </w:rPrChange>
          </w:rPr>
          <w:t xml:space="preserve"> in bed.</w:t>
        </w:r>
      </w:ins>
    </w:p>
    <w:p w14:paraId="3F611E15" w14:textId="61FE1F50" w:rsidR="003C7007" w:rsidRPr="003F73DA" w:rsidRDefault="003C7007" w:rsidP="003F73DA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ins w:id="285" w:author="D Lewin" w:date="2025-08-06T23:51:00Z" w16du:dateUtc="2025-08-07T06:51:00Z"/>
          <w:rFonts w:ascii="Arial" w:eastAsia="Times New Roman" w:hAnsi="Arial" w:cs="Arial"/>
          <w:color w:val="222222"/>
          <w:kern w:val="0"/>
          <w14:ligatures w14:val="none"/>
          <w:rPrChange w:id="286" w:author="D Lewin" w:date="2025-08-06T23:54:00Z" w16du:dateUtc="2025-08-07T06:54:00Z">
            <w:rPr>
              <w:ins w:id="287" w:author="D Lewin" w:date="2025-08-06T23:51:00Z" w16du:dateUtc="2025-08-07T06:51:00Z"/>
            </w:rPr>
          </w:rPrChange>
        </w:rPr>
        <w:pPrChange w:id="288" w:author="D Lewin" w:date="2025-08-06T23:54:00Z" w16du:dateUtc="2025-08-07T06:54:00Z">
          <w:pPr>
            <w:shd w:val="clear" w:color="auto" w:fill="FFFFFF"/>
            <w:spacing w:after="0" w:line="240" w:lineRule="auto"/>
          </w:pPr>
        </w:pPrChange>
      </w:pPr>
      <w:ins w:id="289" w:author="D Lewin" w:date="2025-08-06T23:51:00Z" w16du:dateUtc="2025-08-07T06:51:00Z">
        <w:r w:rsidRPr="003F73DA">
          <w:rPr>
            <w:rFonts w:ascii="Arial" w:eastAsia="Times New Roman" w:hAnsi="Arial" w:cs="Arial"/>
            <w:color w:val="222222"/>
            <w:kern w:val="0"/>
            <w14:ligatures w14:val="none"/>
            <w:rPrChange w:id="290" w:author="D Lewin" w:date="2025-08-06T23:54:00Z" w16du:dateUtc="2025-08-07T06:54:00Z">
              <w:rPr/>
            </w:rPrChange>
          </w:rPr>
          <w:t>Total sleep time/ti</w:t>
        </w:r>
        <w:r w:rsidR="00E00ACF" w:rsidRPr="003F73DA">
          <w:rPr>
            <w:rFonts w:ascii="Arial" w:eastAsia="Times New Roman" w:hAnsi="Arial" w:cs="Arial"/>
            <w:color w:val="222222"/>
            <w:kern w:val="0"/>
            <w14:ligatures w14:val="none"/>
            <w:rPrChange w:id="291" w:author="D Lewin" w:date="2025-08-06T23:54:00Z" w16du:dateUtc="2025-08-07T06:54:00Z">
              <w:rPr/>
            </w:rPrChange>
          </w:rPr>
          <w:t>m</w:t>
        </w:r>
        <w:r w:rsidRPr="003F73DA">
          <w:rPr>
            <w:rFonts w:ascii="Arial" w:eastAsia="Times New Roman" w:hAnsi="Arial" w:cs="Arial"/>
            <w:color w:val="222222"/>
            <w:kern w:val="0"/>
            <w14:ligatures w14:val="none"/>
            <w:rPrChange w:id="292" w:author="D Lewin" w:date="2025-08-06T23:54:00Z" w16du:dateUtc="2025-08-07T06:54:00Z">
              <w:rPr/>
            </w:rPrChange>
          </w:rPr>
          <w:t xml:space="preserve">e in bed = </w:t>
        </w:r>
        <w:r w:rsidRPr="00BB1E1C">
          <w:rPr>
            <w:rFonts w:ascii="Arial" w:eastAsia="Times New Roman" w:hAnsi="Arial" w:cs="Arial"/>
            <w:b/>
            <w:bCs/>
            <w:color w:val="222222"/>
            <w:kern w:val="0"/>
            <w:u w:val="single"/>
            <w14:ligatures w14:val="none"/>
            <w:rPrChange w:id="293" w:author="D Lewin" w:date="2025-08-06T23:54:00Z" w16du:dateUtc="2025-08-07T06:54:00Z">
              <w:rPr/>
            </w:rPrChange>
          </w:rPr>
          <w:t>sleep efficienc</w:t>
        </w:r>
      </w:ins>
      <w:ins w:id="294" w:author="D Lewin" w:date="2025-08-06T23:52:00Z" w16du:dateUtc="2025-08-07T06:52:00Z">
        <w:r w:rsidR="00E70FB3" w:rsidRPr="00BB1E1C">
          <w:rPr>
            <w:rFonts w:ascii="Arial" w:eastAsia="Times New Roman" w:hAnsi="Arial" w:cs="Arial"/>
            <w:b/>
            <w:bCs/>
            <w:color w:val="222222"/>
            <w:kern w:val="0"/>
            <w:u w:val="single"/>
            <w14:ligatures w14:val="none"/>
            <w:rPrChange w:id="295" w:author="D Lewin" w:date="2025-08-06T23:54:00Z" w16du:dateUtc="2025-08-07T06:54:00Z">
              <w:rPr/>
            </w:rPrChange>
          </w:rPr>
          <w:t>y:</w:t>
        </w:r>
        <w:r w:rsidR="00E70FB3" w:rsidRPr="003F73DA">
          <w:rPr>
            <w:rFonts w:ascii="Arial" w:eastAsia="Times New Roman" w:hAnsi="Arial" w:cs="Arial"/>
            <w:color w:val="222222"/>
            <w:kern w:val="0"/>
            <w14:ligatures w14:val="none"/>
            <w:rPrChange w:id="296" w:author="D Lewin" w:date="2025-08-06T23:54:00Z" w16du:dateUtc="2025-08-07T06:54:00Z">
              <w:rPr/>
            </w:rPrChange>
          </w:rPr>
          <w:t xml:space="preserve"> </w:t>
        </w:r>
        <w:r w:rsidR="0037491D" w:rsidRPr="003F73DA">
          <w:rPr>
            <w:rFonts w:ascii="Arial" w:eastAsia="Times New Roman" w:hAnsi="Arial" w:cs="Arial"/>
            <w:color w:val="222222"/>
            <w:kern w:val="0"/>
            <w14:ligatures w14:val="none"/>
            <w:rPrChange w:id="297" w:author="D Lewin" w:date="2025-08-06T23:54:00Z" w16du:dateUtc="2025-08-07T06:54:00Z">
              <w:rPr/>
            </w:rPrChange>
          </w:rPr>
          <w:t>&lt;85% Insomnia</w:t>
        </w:r>
      </w:ins>
    </w:p>
    <w:p w14:paraId="1F969AC1" w14:textId="092D2008" w:rsidR="00E00ACF" w:rsidRDefault="00E00ACF" w:rsidP="003F73DA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ins w:id="298" w:author="D Lewin" w:date="2025-08-06T23:54:00Z" w16du:dateUtc="2025-08-07T06:54:00Z"/>
          <w:rFonts w:ascii="Arial" w:eastAsia="Times New Roman" w:hAnsi="Arial" w:cs="Arial"/>
          <w:color w:val="222222"/>
          <w:kern w:val="0"/>
          <w14:ligatures w14:val="none"/>
        </w:rPr>
      </w:pPr>
      <w:ins w:id="299" w:author="D Lewin" w:date="2025-08-06T23:51:00Z" w16du:dateUtc="2025-08-07T06:51:00Z">
        <w:r w:rsidRPr="003F73DA">
          <w:rPr>
            <w:rFonts w:ascii="Arial" w:eastAsia="Times New Roman" w:hAnsi="Arial" w:cs="Arial"/>
            <w:color w:val="222222"/>
            <w:kern w:val="0"/>
            <w14:ligatures w14:val="none"/>
            <w:rPrChange w:id="300" w:author="D Lewin" w:date="2025-08-06T23:54:00Z" w16du:dateUtc="2025-08-07T06:54:00Z">
              <w:rPr/>
            </w:rPrChange>
          </w:rPr>
          <w:t>Total sleep time</w:t>
        </w:r>
      </w:ins>
      <w:ins w:id="301" w:author="D Lewin" w:date="2025-08-06T23:52:00Z" w16du:dateUtc="2025-08-07T06:52:00Z">
        <w:r w:rsidRPr="003F73DA">
          <w:rPr>
            <w:rFonts w:ascii="Arial" w:eastAsia="Times New Roman" w:hAnsi="Arial" w:cs="Arial"/>
            <w:color w:val="222222"/>
            <w:kern w:val="0"/>
            <w14:ligatures w14:val="none"/>
            <w:rPrChange w:id="302" w:author="D Lewin" w:date="2025-08-06T23:54:00Z" w16du:dateUtc="2025-08-07T06:54:00Z">
              <w:rPr/>
            </w:rPrChange>
          </w:rPr>
          <w:t>/2</w:t>
        </w:r>
        <w:r w:rsidR="00E70FB3" w:rsidRPr="003F73DA">
          <w:rPr>
            <w:rFonts w:ascii="Arial" w:eastAsia="Times New Roman" w:hAnsi="Arial" w:cs="Arial"/>
            <w:color w:val="222222"/>
            <w:kern w:val="0"/>
            <w14:ligatures w14:val="none"/>
            <w:rPrChange w:id="303" w:author="D Lewin" w:date="2025-08-06T23:54:00Z" w16du:dateUtc="2025-08-07T06:54:00Z">
              <w:rPr/>
            </w:rPrChange>
          </w:rPr>
          <w:t xml:space="preserve"> + lights out = </w:t>
        </w:r>
        <w:r w:rsidR="00E70FB3" w:rsidRPr="00BB1E1C">
          <w:rPr>
            <w:rFonts w:ascii="Arial" w:eastAsia="Times New Roman" w:hAnsi="Arial" w:cs="Arial"/>
            <w:b/>
            <w:bCs/>
            <w:color w:val="222222"/>
            <w:kern w:val="0"/>
            <w:u w:val="single"/>
            <w14:ligatures w14:val="none"/>
            <w:rPrChange w:id="304" w:author="D Lewin" w:date="2025-08-06T23:54:00Z" w16du:dateUtc="2025-08-07T06:54:00Z">
              <w:rPr/>
            </w:rPrChange>
          </w:rPr>
          <w:t>mid-sleep time</w:t>
        </w:r>
        <w:proofErr w:type="gramStart"/>
        <w:r w:rsidR="00E70FB3" w:rsidRPr="00BB1E1C">
          <w:rPr>
            <w:rFonts w:ascii="Arial" w:eastAsia="Times New Roman" w:hAnsi="Arial" w:cs="Arial"/>
            <w:b/>
            <w:bCs/>
            <w:color w:val="222222"/>
            <w:kern w:val="0"/>
            <w:u w:val="single"/>
            <w14:ligatures w14:val="none"/>
            <w:rPrChange w:id="305" w:author="D Lewin" w:date="2025-08-06T23:54:00Z" w16du:dateUtc="2025-08-07T06:54:00Z">
              <w:rPr/>
            </w:rPrChange>
          </w:rPr>
          <w:t>.</w:t>
        </w:r>
      </w:ins>
      <w:ins w:id="306" w:author="D Lewin" w:date="2025-08-06T23:53:00Z" w16du:dateUtc="2025-08-07T06:53:00Z">
        <w:r w:rsidR="0037491D" w:rsidRPr="003F73DA">
          <w:rPr>
            <w:rFonts w:ascii="Arial" w:eastAsia="Times New Roman" w:hAnsi="Arial" w:cs="Arial"/>
            <w:color w:val="222222"/>
            <w:kern w:val="0"/>
            <w14:ligatures w14:val="none"/>
            <w:rPrChange w:id="307" w:author="D Lewin" w:date="2025-08-06T23:54:00Z" w16du:dateUtc="2025-08-07T06:54:00Z">
              <w:rPr/>
            </w:rPrChange>
          </w:rPr>
          <w:t xml:space="preserve"> ?</w:t>
        </w:r>
        <w:proofErr w:type="gramEnd"/>
        <w:r w:rsidR="003F73DA" w:rsidRPr="003F73DA">
          <w:rPr>
            <w:rFonts w:ascii="Arial" w:eastAsia="Times New Roman" w:hAnsi="Arial" w:cs="Arial"/>
            <w:color w:val="222222"/>
            <w:kern w:val="0"/>
            <w14:ligatures w14:val="none"/>
            <w:rPrChange w:id="308" w:author="D Lewin" w:date="2025-08-06T23:54:00Z" w16du:dateUtc="2025-08-07T06:54:00Z">
              <w:rPr/>
            </w:rPrChange>
          </w:rPr>
          <w:t xml:space="preserve"> &gt;6:00am phase delay; &lt;12am phase advance</w:t>
        </w:r>
      </w:ins>
    </w:p>
    <w:p w14:paraId="29307D10" w14:textId="0D124F06" w:rsidR="00BB1E1C" w:rsidRPr="003F73DA" w:rsidRDefault="00CD2CE5" w:rsidP="003F73DA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rPr>
          <w:ins w:id="309" w:author="D Lewin" w:date="2025-08-06T23:51:00Z" w16du:dateUtc="2025-08-07T06:51:00Z"/>
          <w:rFonts w:ascii="Arial" w:eastAsia="Times New Roman" w:hAnsi="Arial" w:cs="Arial"/>
          <w:color w:val="222222"/>
          <w:kern w:val="0"/>
          <w14:ligatures w14:val="none"/>
          <w:rPrChange w:id="310" w:author="D Lewin" w:date="2025-08-06T23:54:00Z" w16du:dateUtc="2025-08-07T06:54:00Z">
            <w:rPr>
              <w:ins w:id="311" w:author="D Lewin" w:date="2025-08-06T23:51:00Z" w16du:dateUtc="2025-08-07T06:51:00Z"/>
            </w:rPr>
          </w:rPrChange>
        </w:rPr>
        <w:pPrChange w:id="312" w:author="D Lewin" w:date="2025-08-06T23:54:00Z" w16du:dateUtc="2025-08-07T06:54:00Z">
          <w:pPr>
            <w:shd w:val="clear" w:color="auto" w:fill="FFFFFF"/>
            <w:spacing w:after="0" w:line="240" w:lineRule="auto"/>
          </w:pPr>
        </w:pPrChange>
      </w:pPr>
      <w:ins w:id="313" w:author="D Lewin" w:date="2025-08-06T23:54:00Z" w16du:dateUtc="2025-08-07T06:54:00Z">
        <w:r>
          <w:rPr>
            <w:rFonts w:ascii="Arial" w:eastAsia="Times New Roman" w:hAnsi="Arial" w:cs="Arial"/>
            <w:color w:val="222222"/>
            <w:kern w:val="0"/>
            <w14:ligatures w14:val="none"/>
          </w:rPr>
          <w:t>Mid sle</w:t>
        </w:r>
      </w:ins>
      <w:ins w:id="314" w:author="D Lewin" w:date="2025-08-06T23:55:00Z" w16du:dateUtc="2025-08-07T06:55:00Z">
        <w:r>
          <w:rPr>
            <w:rFonts w:ascii="Arial" w:eastAsia="Times New Roman" w:hAnsi="Arial" w:cs="Arial"/>
            <w:color w:val="222222"/>
            <w:kern w:val="0"/>
            <w14:ligatures w14:val="none"/>
          </w:rPr>
          <w:t>ep time weekdays versus weekends &gt;1.5 hours= phase delay</w:t>
        </w:r>
        <w:r w:rsidR="00842427"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or Social Jetlag-irregula</w:t>
        </w:r>
      </w:ins>
      <w:ins w:id="315" w:author="D Lewin" w:date="2025-08-06T23:56:00Z" w16du:dateUtc="2025-08-07T06:56:00Z">
        <w:r w:rsidR="00842427">
          <w:rPr>
            <w:rFonts w:ascii="Arial" w:eastAsia="Times New Roman" w:hAnsi="Arial" w:cs="Arial"/>
            <w:color w:val="222222"/>
            <w:kern w:val="0"/>
            <w14:ligatures w14:val="none"/>
          </w:rPr>
          <w:t>r sleep schedule and weekend catchup with phase delay propensity.</w:t>
        </w:r>
      </w:ins>
    </w:p>
    <w:p w14:paraId="089D367C" w14:textId="77777777" w:rsidR="003C7007" w:rsidRDefault="003C7007" w:rsidP="00FD752D">
      <w:pPr>
        <w:shd w:val="clear" w:color="auto" w:fill="FFFFFF"/>
        <w:spacing w:after="0" w:line="240" w:lineRule="auto"/>
        <w:rPr>
          <w:ins w:id="316" w:author="D Lewin" w:date="2025-08-06T23:49:00Z" w16du:dateUtc="2025-08-07T06:49:00Z"/>
          <w:rFonts w:ascii="Arial" w:eastAsia="Times New Roman" w:hAnsi="Arial" w:cs="Arial"/>
          <w:color w:val="222222"/>
          <w:kern w:val="0"/>
          <w14:ligatures w14:val="none"/>
        </w:rPr>
      </w:pPr>
    </w:p>
    <w:p w14:paraId="722B0EFB" w14:textId="77777777" w:rsidR="0068143C" w:rsidRDefault="0068143C" w:rsidP="00FD752D">
      <w:pPr>
        <w:shd w:val="clear" w:color="auto" w:fill="FFFFFF"/>
        <w:spacing w:after="0" w:line="240" w:lineRule="auto"/>
        <w:rPr>
          <w:ins w:id="317" w:author="D Lewin" w:date="2025-08-06T23:49:00Z" w16du:dateUtc="2025-08-07T06:49:00Z"/>
          <w:rFonts w:ascii="Arial" w:eastAsia="Times New Roman" w:hAnsi="Arial" w:cs="Arial"/>
          <w:color w:val="222222"/>
          <w:kern w:val="0"/>
          <w14:ligatures w14:val="none"/>
        </w:rPr>
      </w:pPr>
    </w:p>
    <w:p w14:paraId="161D62CE" w14:textId="77777777" w:rsidR="0068143C" w:rsidRDefault="0068143C" w:rsidP="00FD752D">
      <w:pPr>
        <w:shd w:val="clear" w:color="auto" w:fill="FFFFFF"/>
        <w:spacing w:after="0" w:line="240" w:lineRule="auto"/>
        <w:rPr>
          <w:ins w:id="318" w:author="D Lewin" w:date="2025-08-06T23:48:00Z" w16du:dateUtc="2025-08-07T06:48:00Z"/>
          <w:rFonts w:ascii="Arial" w:eastAsia="Times New Roman" w:hAnsi="Arial" w:cs="Arial"/>
          <w:color w:val="222222"/>
          <w:kern w:val="0"/>
          <w14:ligatures w14:val="none"/>
        </w:rPr>
      </w:pPr>
    </w:p>
    <w:p w14:paraId="6E872AE5" w14:textId="77777777" w:rsidR="00114DA0" w:rsidRDefault="00114DA0" w:rsidP="00D71DE3">
      <w:pPr>
        <w:shd w:val="clear" w:color="auto" w:fill="FFFFFF"/>
        <w:spacing w:after="0" w:line="240" w:lineRule="auto"/>
        <w:rPr>
          <w:ins w:id="319" w:author="D Lewin" w:date="2025-08-06T23:47:00Z" w16du:dateUtc="2025-08-07T06:47:00Z"/>
          <w:rFonts w:ascii="Arial" w:eastAsia="Times New Roman" w:hAnsi="Arial" w:cs="Arial"/>
          <w:color w:val="222222"/>
          <w:kern w:val="0"/>
          <w14:ligatures w14:val="none"/>
        </w:rPr>
      </w:pPr>
    </w:p>
    <w:p w14:paraId="65398419" w14:textId="77777777" w:rsidR="00114DA0" w:rsidRPr="00D71DE3" w:rsidRDefault="00114DA0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5EE13ED2" w14:textId="77777777" w:rsidR="00D71DE3" w:rsidRDefault="00D71DE3" w:rsidP="00D71DE3">
      <w:pPr>
        <w:shd w:val="clear" w:color="auto" w:fill="FFFFFF"/>
        <w:spacing w:after="0" w:line="240" w:lineRule="auto"/>
        <w:rPr>
          <w:ins w:id="320" w:author="D Lewin" w:date="2025-08-06T23:56:00Z" w16du:dateUtc="2025-08-07T06:56:00Z"/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2.7 How many days/</w:t>
      </w:r>
      <w:proofErr w:type="gramStart"/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week</w:t>
      </w:r>
      <w:proofErr w:type="gramEnd"/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 do you wake earlier than planned?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____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  <w:t>How many mins early? ____ mins</w:t>
      </w:r>
    </w:p>
    <w:p w14:paraId="61DAE750" w14:textId="54295A61" w:rsidR="00842427" w:rsidRPr="00D71DE3" w:rsidRDefault="00842427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ins w:id="321" w:author="D Lewin" w:date="2025-08-06T23:56:00Z" w16du:dateUtc="2025-08-07T06:56:00Z"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&gt;30 </w:t>
        </w:r>
        <w:proofErr w:type="spellStart"/>
        <w:r>
          <w:rPr>
            <w:rFonts w:ascii="Arial" w:eastAsia="Times New Roman" w:hAnsi="Arial" w:cs="Arial"/>
            <w:color w:val="222222"/>
            <w:kern w:val="0"/>
            <w14:ligatures w14:val="none"/>
          </w:rPr>
          <w:t>minues</w:t>
        </w:r>
        <w:proofErr w:type="spellEnd"/>
        <w:r>
          <w:rPr>
            <w:rFonts w:ascii="Arial" w:eastAsia="Times New Roman" w:hAnsi="Arial" w:cs="Arial"/>
            <w:color w:val="222222"/>
            <w:kern w:val="0"/>
            <w14:ligatures w14:val="none"/>
          </w:rPr>
          <w:t xml:space="preserve"> = sleep maintenance insomnia</w:t>
        </w:r>
      </w:ins>
    </w:p>
    <w:p w14:paraId="0233F20F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IF Formula:</w:t>
      </w:r>
    </w:p>
    <w:p w14:paraId="1DD9CEEA" w14:textId="77777777" w:rsidR="00D71DE3" w:rsidRPr="00D71DE3" w:rsidRDefault="00D71DE3" w:rsidP="00D71DE3">
      <w:pPr>
        <w:numPr>
          <w:ilvl w:val="0"/>
          <w:numId w:val="12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IF &gt;2 days/week &amp; &gt;20 mins early → Early Morning Awakening Insomnia</w:t>
      </w:r>
    </w:p>
    <w:p w14:paraId="47E3B9F5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Message: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“Waking up too early often is another form of insomnia.”</w:t>
      </w:r>
    </w:p>
    <w:p w14:paraId="0661B969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lastRenderedPageBreak/>
        <w:pict w14:anchorId="7C0028D6">
          <v:rect id="_x0000_i1039" style="width:468pt;height:.3pt" o:hralign="center" o:hrstd="t" o:hr="t" fillcolor="#a0a0a0" stroked="f"/>
        </w:pict>
      </w:r>
    </w:p>
    <w:p w14:paraId="6E12969B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2.8 Do you use an alarm clock?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Yes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No</w:t>
      </w:r>
    </w:p>
    <w:p w14:paraId="5A28B19E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2.9 How many planned naps a week?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____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  <w:t>How long? ____ mins</w:t>
      </w:r>
    </w:p>
    <w:p w14:paraId="6632D73C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IF Formula:</w:t>
      </w:r>
    </w:p>
    <w:p w14:paraId="4777F4A9" w14:textId="77777777" w:rsidR="00D71DE3" w:rsidRPr="00D71DE3" w:rsidRDefault="00D71DE3" w:rsidP="00D71DE3">
      <w:pPr>
        <w:numPr>
          <w:ilvl w:val="0"/>
          <w:numId w:val="13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Same as Section 1 for naps — revisit EDS / sleep hygiene checks.</w:t>
      </w:r>
    </w:p>
    <w:p w14:paraId="5FF1C565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2D2B84AB">
          <v:rect id="_x0000_i1040" style="width:468pt;height:.3pt" o:hralign="center" o:hrstd="t" o:hr="t" fillcolor="#a0a0a0" stroked="f"/>
        </w:pict>
      </w:r>
    </w:p>
    <w:p w14:paraId="592E90E7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Sleep Calculations for You: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pple Color Emoji" w:eastAsia="Times New Roman" w:hAnsi="Apple Color Emoji" w:cs="Arial"/>
          <w:noProof/>
          <w:color w:val="222222"/>
          <w:kern w:val="0"/>
          <w14:ligatures w14:val="none"/>
        </w:rPr>
        <w:drawing>
          <wp:inline distT="0" distB="0" distL="0" distR="0" wp14:anchorId="1ED61A71" wp14:editId="16C122FE">
            <wp:extent cx="685800" cy="685800"/>
            <wp:effectExtent l="0" t="0" r="0" b="0"/>
            <wp:docPr id="104" name="Picture 3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✅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Time In Bed (TIB)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= Wake Time – Lights Out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pple Color Emoji" w:eastAsia="Times New Roman" w:hAnsi="Apple Color Emoji" w:cs="Arial"/>
          <w:noProof/>
          <w:color w:val="222222"/>
          <w:kern w:val="0"/>
          <w14:ligatures w14:val="none"/>
        </w:rPr>
        <w:drawing>
          <wp:inline distT="0" distB="0" distL="0" distR="0" wp14:anchorId="0A6817C2" wp14:editId="56642AC4">
            <wp:extent cx="685800" cy="685800"/>
            <wp:effectExtent l="0" t="0" r="0" b="0"/>
            <wp:docPr id="105" name="Picture 3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✅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Total Sleep Time (TST)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= TIB – (SOL + WASO)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pple Color Emoji" w:eastAsia="Times New Roman" w:hAnsi="Apple Color Emoji" w:cs="Arial"/>
          <w:noProof/>
          <w:color w:val="222222"/>
          <w:kern w:val="0"/>
          <w14:ligatures w14:val="none"/>
        </w:rPr>
        <w:drawing>
          <wp:inline distT="0" distB="0" distL="0" distR="0" wp14:anchorId="5BC9915F" wp14:editId="5EDAC021">
            <wp:extent cx="685800" cy="685800"/>
            <wp:effectExtent l="0" t="0" r="0" b="0"/>
            <wp:docPr id="106" name="Picture 3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✅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Sleep Efficiency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= TST ÷ TIB → IF &lt;85% → Possible Insomnia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pple Color Emoji" w:eastAsia="Times New Roman" w:hAnsi="Apple Color Emoji" w:cs="Arial"/>
          <w:noProof/>
          <w:color w:val="222222"/>
          <w:kern w:val="0"/>
          <w14:ligatures w14:val="none"/>
        </w:rPr>
        <w:drawing>
          <wp:inline distT="0" distB="0" distL="0" distR="0" wp14:anchorId="09098AEF" wp14:editId="4E23973D">
            <wp:extent cx="685800" cy="685800"/>
            <wp:effectExtent l="0" t="0" r="0" b="0"/>
            <wp:docPr id="107" name="Picture 3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✅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Mid-Sleep Time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= (TST ÷ 2) + Lights Out → &gt;4am → DSPD, &lt;1am → ASPD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pple Color Emoji" w:eastAsia="Times New Roman" w:hAnsi="Apple Color Emoji" w:cs="Arial"/>
          <w:noProof/>
          <w:color w:val="222222"/>
          <w:kern w:val="0"/>
          <w14:ligatures w14:val="none"/>
        </w:rPr>
        <w:drawing>
          <wp:inline distT="0" distB="0" distL="0" distR="0" wp14:anchorId="466DE3A4" wp14:editId="00C2D450">
            <wp:extent cx="685800" cy="685800"/>
            <wp:effectExtent l="0" t="0" r="0" b="0"/>
            <wp:docPr id="108" name="Picture 3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✅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 Weekend vs Weekday Mid-Sleep &gt;2 </w:t>
      </w:r>
      <w:proofErr w:type="spellStart"/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hrs</w:t>
      </w:r>
      <w:proofErr w:type="spellEnd"/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→ Circadian issue</w:t>
      </w:r>
    </w:p>
    <w:p w14:paraId="6A79C642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798D4F63">
          <v:rect id="_x0000_i1041" style="width:468pt;height:.3pt" o:hralign="center" o:hrstd="t" o:hr="t" fillcolor="#a0a0a0" stroked="f"/>
        </w:pict>
      </w:r>
    </w:p>
    <w:p w14:paraId="5CB7B1BC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pple Color Emoji" w:eastAsia="Times New Roman" w:hAnsi="Apple Color Emoji" w:cs="Arial"/>
          <w:b/>
          <w:bCs/>
          <w:noProof/>
          <w:color w:val="222222"/>
          <w:kern w:val="0"/>
          <w:sz w:val="27"/>
          <w:szCs w:val="27"/>
          <w14:ligatures w14:val="none"/>
        </w:rPr>
        <w:drawing>
          <wp:inline distT="0" distB="0" distL="0" distR="0" wp14:anchorId="4D57AA59" wp14:editId="372EF565">
            <wp:extent cx="685800" cy="685800"/>
            <wp:effectExtent l="0" t="0" r="0" b="0"/>
            <wp:docPr id="110" name="Picture 34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1DE3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 SECTION 3: Breathing Issues</w:t>
      </w:r>
    </w:p>
    <w:p w14:paraId="0E2A5862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3D2B7CCE">
          <v:rect id="_x0000_i1042" style="width:468pt;height:.3pt" o:hralign="center" o:hrstd="t" o:hr="t" fillcolor="#a0a0a0" stroked="f"/>
        </w:pict>
      </w:r>
    </w:p>
    <w:p w14:paraId="098D6E56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3.1 Diagnosed with sleep apnea or sleep-related breathing disorder?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Mild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Moderate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Severe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CPAP/other treatment?</w:t>
      </w:r>
    </w:p>
    <w:p w14:paraId="11CE9EB4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3.2 Do you snore, stop breathing, gasp or snort during sleep?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Yes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No</w:t>
      </w:r>
    </w:p>
    <w:p w14:paraId="3EAB217A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3.3 Mouth breathing or dry mouth?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Yes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No</w:t>
      </w:r>
    </w:p>
    <w:p w14:paraId="4630271A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IF Formula:</w:t>
      </w:r>
    </w:p>
    <w:p w14:paraId="4058EBDC" w14:textId="77777777" w:rsidR="00D71DE3" w:rsidRPr="00D71DE3" w:rsidRDefault="00D71DE3" w:rsidP="00D71DE3">
      <w:pPr>
        <w:numPr>
          <w:ilvl w:val="0"/>
          <w:numId w:val="14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IF yes → Possible Sleep Apnea</w:t>
      </w:r>
    </w:p>
    <w:p w14:paraId="2E5D217A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Message: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“Breathing problems at night could be sleep apnea. Treating it can boost energy and long-term health.”</w:t>
      </w:r>
    </w:p>
    <w:p w14:paraId="45DA14E5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485FBDC8">
          <v:rect id="_x0000_i1043" style="width:468pt;height:.3pt" o:hralign="center" o:hrstd="t" o:hr="t" fillcolor="#a0a0a0" stroked="f"/>
        </w:pict>
      </w:r>
    </w:p>
    <w:p w14:paraId="5A606B48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pple Color Emoji" w:eastAsia="Times New Roman" w:hAnsi="Apple Color Emoji" w:cs="Arial"/>
          <w:b/>
          <w:bCs/>
          <w:noProof/>
          <w:color w:val="222222"/>
          <w:kern w:val="0"/>
          <w:sz w:val="27"/>
          <w:szCs w:val="27"/>
          <w14:ligatures w14:val="none"/>
        </w:rPr>
        <w:lastRenderedPageBreak/>
        <w:drawing>
          <wp:inline distT="0" distB="0" distL="0" distR="0" wp14:anchorId="1F88F990" wp14:editId="64DAC2EE">
            <wp:extent cx="685800" cy="685800"/>
            <wp:effectExtent l="0" t="0" r="0" b="0"/>
            <wp:docPr id="113" name="Picture 33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1DE3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 SECTION 4: Restless Legs</w:t>
      </w:r>
    </w:p>
    <w:p w14:paraId="40009E0B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1C007E6C">
          <v:rect id="_x0000_i1044" style="width:468pt;height:.3pt" o:hralign="center" o:hrstd="t" o:hr="t" fillcolor="#a0a0a0" stroked="f"/>
        </w:pict>
      </w:r>
    </w:p>
    <w:p w14:paraId="72BBF39F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4.1 Trouble lying still when trying to sleep?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Yes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No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4.2 Urge to move legs at night?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Yes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No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4.3 Does moving help?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Yes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No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4.4 Leg discomfort during the day?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Yes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No</w:t>
      </w:r>
    </w:p>
    <w:p w14:paraId="2F7DFC9F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IF Formula:</w:t>
      </w:r>
    </w:p>
    <w:p w14:paraId="0F511BEF" w14:textId="77777777" w:rsidR="00D71DE3" w:rsidRPr="00D71DE3" w:rsidRDefault="00D71DE3" w:rsidP="00D71DE3">
      <w:pPr>
        <w:numPr>
          <w:ilvl w:val="0"/>
          <w:numId w:val="15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IF yes to several → Possible Restless Legs Syndrome (RLS)</w:t>
      </w:r>
    </w:p>
    <w:p w14:paraId="35A94DD5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Message: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“Restless Legs Syndrome makes it hard to settle down for sleep. It’s common and treatable.”</w:t>
      </w:r>
    </w:p>
    <w:p w14:paraId="3B1BAC16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59FEA3C3">
          <v:rect id="_x0000_i1045" style="width:468pt;height:.3pt" o:hralign="center" o:hrstd="t" o:hr="t" fillcolor="#a0a0a0" stroked="f"/>
        </w:pict>
      </w:r>
    </w:p>
    <w:p w14:paraId="2FA59B50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pple Color Emoji" w:eastAsia="Times New Roman" w:hAnsi="Apple Color Emoji" w:cs="Arial"/>
          <w:b/>
          <w:bCs/>
          <w:noProof/>
          <w:color w:val="222222"/>
          <w:kern w:val="0"/>
          <w:sz w:val="27"/>
          <w:szCs w:val="27"/>
          <w14:ligatures w14:val="none"/>
        </w:rPr>
        <w:drawing>
          <wp:inline distT="0" distB="0" distL="0" distR="0" wp14:anchorId="37751873" wp14:editId="2237D483">
            <wp:extent cx="685800" cy="685800"/>
            <wp:effectExtent l="0" t="0" r="0" b="0"/>
            <wp:docPr id="116" name="Picture 32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1DE3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 SECTION 5: Parasomnias</w:t>
      </w:r>
    </w:p>
    <w:p w14:paraId="7F44254C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18DD6854">
          <v:rect id="_x0000_i1046" style="width:468pt;height:.3pt" o:hralign="center" o:hrstd="t" o:hr="t" fillcolor="#a0a0a0" stroked="f"/>
        </w:pict>
      </w:r>
    </w:p>
    <w:p w14:paraId="7457E19F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5.1 Do you ever: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Walk, talk, appear confused, upset at night?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Act out dreams?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Wet the bed more than once a month?</w:t>
      </w:r>
    </w:p>
    <w:p w14:paraId="6A778B44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5.2 Do you remember these events?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Yes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No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5.3 Diagnosed with parasomnia?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Yes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No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  <w:t xml:space="preserve">Which one? ______ Treatment?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Yes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No</w:t>
      </w:r>
    </w:p>
    <w:p w14:paraId="0726AF4F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IF Formula:</w:t>
      </w:r>
    </w:p>
    <w:p w14:paraId="722029FC" w14:textId="77777777" w:rsidR="00D71DE3" w:rsidRPr="00D71DE3" w:rsidRDefault="00D71DE3" w:rsidP="00D71DE3">
      <w:pPr>
        <w:numPr>
          <w:ilvl w:val="0"/>
          <w:numId w:val="16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IF yes → Possible Parasomnia / REM </w:t>
      </w:r>
      <w:proofErr w:type="spellStart"/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Behaviour</w:t>
      </w:r>
      <w:proofErr w:type="spellEnd"/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Disorder</w:t>
      </w:r>
    </w:p>
    <w:p w14:paraId="56F7A2E7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Message: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“Unusual </w:t>
      </w:r>
      <w:proofErr w:type="spellStart"/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behaviours</w:t>
      </w:r>
      <w:proofErr w:type="spellEnd"/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 in sleep can sometimes be harmless but might need treatment to keep you and others safe.”</w:t>
      </w:r>
    </w:p>
    <w:p w14:paraId="75316995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00F814FE">
          <v:rect id="_x0000_i1047" style="width:468pt;height:.3pt" o:hralign="center" o:hrstd="t" o:hr="t" fillcolor="#a0a0a0" stroked="f"/>
        </w:pict>
      </w:r>
    </w:p>
    <w:p w14:paraId="03AC6807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pple Color Emoji" w:eastAsia="Times New Roman" w:hAnsi="Apple Color Emoji" w:cs="Arial"/>
          <w:b/>
          <w:bCs/>
          <w:noProof/>
          <w:color w:val="222222"/>
          <w:kern w:val="0"/>
          <w:sz w:val="27"/>
          <w:szCs w:val="27"/>
          <w14:ligatures w14:val="none"/>
        </w:rPr>
        <w:drawing>
          <wp:inline distT="0" distB="0" distL="0" distR="0" wp14:anchorId="52E06C2C" wp14:editId="06A2B1E0">
            <wp:extent cx="685800" cy="685800"/>
            <wp:effectExtent l="0" t="0" r="0" b="0"/>
            <wp:docPr id="119" name="Picture 31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1DE3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 SECTION 6: Nightmares</w:t>
      </w:r>
    </w:p>
    <w:p w14:paraId="081F816E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484A09C6">
          <v:rect id="_x0000_i1048" style="width:468pt;height:.3pt" o:hralign="center" o:hrstd="t" o:hr="t" fillcolor="#a0a0a0" stroked="f"/>
        </w:pict>
      </w:r>
    </w:p>
    <w:p w14:paraId="3BB504DF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6.1 Do you have nightmares?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Yes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No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  <w:t>How many nights/</w:t>
      </w:r>
      <w:proofErr w:type="gramStart"/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week</w:t>
      </w:r>
      <w:proofErr w:type="gramEnd"/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? ____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6.2 Linked to trauma/PTSD?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Yes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No</w:t>
      </w:r>
    </w:p>
    <w:p w14:paraId="2A88A36C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IF Formula:</w:t>
      </w:r>
    </w:p>
    <w:p w14:paraId="56F239DA" w14:textId="77777777" w:rsidR="00D71DE3" w:rsidRPr="00D71DE3" w:rsidRDefault="00D71DE3" w:rsidP="00D71DE3">
      <w:pPr>
        <w:numPr>
          <w:ilvl w:val="0"/>
          <w:numId w:val="17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IF ≥3 nights/week or linked to trauma → Needs treatment</w:t>
      </w:r>
    </w:p>
    <w:p w14:paraId="25A2554F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lastRenderedPageBreak/>
        <w:t>Message: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“Frequent nightmares affect sleep and mental health. If linked to trauma, </w:t>
      </w:r>
      <w:proofErr w:type="spellStart"/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specialised</w:t>
      </w:r>
      <w:proofErr w:type="spellEnd"/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 help is available.”</w:t>
      </w:r>
    </w:p>
    <w:p w14:paraId="5FAF8DDD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5B65BEEE">
          <v:rect id="_x0000_i1049" style="width:468pt;height:.3pt" o:hralign="center" o:hrstd="t" o:hr="t" fillcolor="#a0a0a0" stroked="f"/>
        </w:pict>
      </w:r>
    </w:p>
    <w:p w14:paraId="6CE25324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pple Color Emoji" w:eastAsia="Times New Roman" w:hAnsi="Apple Color Emoji" w:cs="Arial"/>
          <w:b/>
          <w:bCs/>
          <w:noProof/>
          <w:color w:val="222222"/>
          <w:kern w:val="0"/>
          <w:sz w:val="27"/>
          <w:szCs w:val="27"/>
          <w14:ligatures w14:val="none"/>
        </w:rPr>
        <w:drawing>
          <wp:inline distT="0" distB="0" distL="0" distR="0" wp14:anchorId="2A8E8258" wp14:editId="382B24A3">
            <wp:extent cx="685800" cy="685800"/>
            <wp:effectExtent l="0" t="0" r="0" b="0"/>
            <wp:docPr id="122" name="Picture 30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1DE3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 SECTION 7: Body Clock &amp; Shift Work</w:t>
      </w:r>
    </w:p>
    <w:p w14:paraId="419C6F95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695A9922">
          <v:rect id="_x0000_i1050" style="width:468pt;height:.3pt" o:hralign="center" o:hrstd="t" o:hr="t" fillcolor="#a0a0a0" stroked="f"/>
        </w:pict>
      </w:r>
    </w:p>
    <w:p w14:paraId="2971895D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7.1 Do you prefer: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Bed early/wake early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Bed late/wake late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Flexible</w:t>
      </w:r>
    </w:p>
    <w:p w14:paraId="03AF6D49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7.2 Do you do shift work?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Type: ______ Days/week: ____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  <w:t xml:space="preserve">**7.3 Done shift </w:t>
      </w:r>
      <w:proofErr w:type="gramStart"/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work</w:t>
      </w:r>
      <w:proofErr w:type="gramEnd"/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before? Years: ____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7.4 Cross time zones monthly?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Yes </w:t>
      </w:r>
      <w:r w:rsidRPr="00D71DE3">
        <w:rPr>
          <w:rFonts w:ascii="Segoe UI Symbol" w:eastAsia="Times New Roman" w:hAnsi="Segoe UI Symbol" w:cs="Segoe UI Symbol"/>
          <w:color w:val="222222"/>
          <w:kern w:val="0"/>
          <w14:ligatures w14:val="none"/>
        </w:rPr>
        <w:t>☐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 xml:space="preserve"> No</w:t>
      </w:r>
    </w:p>
    <w:p w14:paraId="7C003B58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IF Formula:</w:t>
      </w:r>
    </w:p>
    <w:p w14:paraId="2FF19728" w14:textId="77777777" w:rsidR="00D71DE3" w:rsidRPr="00D71DE3" w:rsidRDefault="00D71DE3" w:rsidP="00D71DE3">
      <w:pPr>
        <w:numPr>
          <w:ilvl w:val="0"/>
          <w:numId w:val="18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Bed late + SOL &gt;30 + Mid-Sleep &gt;4am → Probable DSPD</w:t>
      </w:r>
    </w:p>
    <w:p w14:paraId="62409A7E" w14:textId="77777777" w:rsidR="00D71DE3" w:rsidRPr="00D71DE3" w:rsidRDefault="00D71DE3" w:rsidP="00D71DE3">
      <w:pPr>
        <w:numPr>
          <w:ilvl w:val="0"/>
          <w:numId w:val="18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Bed early + waking early + tired → Possible ASPD</w:t>
      </w:r>
    </w:p>
    <w:p w14:paraId="6373C01E" w14:textId="77777777" w:rsidR="00D71DE3" w:rsidRPr="00D71DE3" w:rsidRDefault="00D71DE3" w:rsidP="00D71DE3">
      <w:pPr>
        <w:numPr>
          <w:ilvl w:val="0"/>
          <w:numId w:val="18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Shift work or frequent travel → Circadian Rhythm Disorder</w:t>
      </w:r>
    </w:p>
    <w:p w14:paraId="6A9E31C3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Message: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“Your body clock </w:t>
      </w:r>
      <w:proofErr w:type="gramStart"/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affects</w:t>
      </w:r>
      <w:proofErr w:type="gramEnd"/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 xml:space="preserve"> when you naturally feel sleepy. Sometimes work or travel throws this off, but it can be managed.”</w:t>
      </w:r>
    </w:p>
    <w:p w14:paraId="51E7F123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53B1A409">
          <v:rect id="_x0000_i1051" style="width:468pt;height:.3pt" o:hralign="center" o:hrstd="t" o:hr="t" fillcolor="#a0a0a0" stroked="f"/>
        </w:pict>
      </w:r>
    </w:p>
    <w:p w14:paraId="4A1AA9C0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pple Color Emoji" w:eastAsia="Times New Roman" w:hAnsi="Apple Color Emoji" w:cs="Arial"/>
          <w:b/>
          <w:bCs/>
          <w:noProof/>
          <w:color w:val="222222"/>
          <w:kern w:val="0"/>
          <w:sz w:val="27"/>
          <w:szCs w:val="27"/>
          <w14:ligatures w14:val="none"/>
        </w:rPr>
        <w:drawing>
          <wp:inline distT="0" distB="0" distL="0" distR="0" wp14:anchorId="6A2963AB" wp14:editId="50E18AE2">
            <wp:extent cx="685800" cy="685800"/>
            <wp:effectExtent l="0" t="0" r="0" b="0"/>
            <wp:docPr id="125" name="Picture 29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1DE3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14:ligatures w14:val="none"/>
        </w:rPr>
        <w:t> SECTION 8: Sleep Aids &amp; Lifestyle</w:t>
      </w:r>
    </w:p>
    <w:p w14:paraId="7BEF0303" w14:textId="77777777" w:rsidR="00D71DE3" w:rsidRPr="00D71DE3" w:rsidRDefault="00D71DE3" w:rsidP="00D71DE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pict w14:anchorId="60EEE2AE">
          <v:rect id="_x0000_i1052" style="width:468pt;height:.3pt" o:hralign="center" o:hrstd="t" o:hr="t" fillcolor="#a0a0a0" stroked="f"/>
        </w:pict>
      </w:r>
    </w:p>
    <w:p w14:paraId="1B53893F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8.1 Supplements or medications for sleep?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 Which? __________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  <w:t>**8.2 Rate your bedroom: Relaxing ___ Bed/bedding ___ Dark ___ Quiet ___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  <w:t>**8.3 Daily caffeine? ____ cups. Last one at ____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  <w:t>**8.4 Alcohol per week: Wine ___ Cocktails ___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  <w:t>**8.5 Exercise: Days/</w:t>
      </w:r>
      <w:proofErr w:type="gramStart"/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week __</w:t>
      </w:r>
      <w:proofErr w:type="gramEnd"/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_ How long ___ Time ___</w:t>
      </w:r>
    </w:p>
    <w:p w14:paraId="6EC4F2CD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IF Formula:</w:t>
      </w:r>
    </w:p>
    <w:p w14:paraId="14A3962A" w14:textId="77777777" w:rsidR="00D71DE3" w:rsidRPr="00D71DE3" w:rsidRDefault="00D71DE3" w:rsidP="00D71DE3">
      <w:pPr>
        <w:numPr>
          <w:ilvl w:val="0"/>
          <w:numId w:val="19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t>High caffeine/alcohol, poor bedroom → Poor Sleep Hygiene</w:t>
      </w:r>
    </w:p>
    <w:p w14:paraId="62C48E1D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Message:</w:t>
      </w:r>
      <w:r w:rsidRPr="00D71DE3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71DE3">
        <w:rPr>
          <w:rFonts w:ascii="Arial" w:eastAsia="Times New Roman" w:hAnsi="Arial" w:cs="Arial"/>
          <w:i/>
          <w:iCs/>
          <w:color w:val="222222"/>
          <w:kern w:val="0"/>
          <w14:ligatures w14:val="none"/>
        </w:rPr>
        <w:t>“Your sleep space, caffeine and alcohol all affect sleep. Small tweaks here can really help.”</w:t>
      </w:r>
    </w:p>
    <w:p w14:paraId="298CEBF8" w14:textId="77777777" w:rsidR="00D71DE3" w:rsidRPr="00D71DE3" w:rsidRDefault="00D71DE3" w:rsidP="00D71DE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1DE3">
        <w:rPr>
          <w:rFonts w:ascii="Avenir Book" w:eastAsia="Times New Roman" w:hAnsi="Avenir Book" w:cs="Arial"/>
          <w:color w:val="222222"/>
          <w:kern w:val="0"/>
          <w14:ligatures w14:val="none"/>
        </w:rPr>
        <w:t> </w:t>
      </w:r>
    </w:p>
    <w:p w14:paraId="32D2F996" w14:textId="77777777" w:rsidR="00D71DE3" w:rsidRDefault="00D71DE3"/>
    <w:sectPr w:rsidR="00D71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11" w:author="D Lewin" w:date="2025-08-06T19:48:00Z" w:initials="DL">
    <w:p w14:paraId="6DD0B2A5" w14:textId="77777777" w:rsidR="006819D7" w:rsidRDefault="006819D7" w:rsidP="006819D7">
      <w:pPr>
        <w:pStyle w:val="CommentText"/>
      </w:pPr>
      <w:r>
        <w:rPr>
          <w:rStyle w:val="CommentReference"/>
        </w:rPr>
        <w:annotationRef/>
      </w:r>
      <w:r>
        <w:t>Combine this with other  insomnia symptoms as below.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DD0B2A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D2D9C9" w16cex:dateUtc="2025-08-07T02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D0B2A5" w16cid:durableId="6ED2D9C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venir Book">
    <w:altName w:val="Tw Cen MT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1B7A"/>
    <w:multiLevelType w:val="multilevel"/>
    <w:tmpl w:val="7F1E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A638D6"/>
    <w:multiLevelType w:val="hybridMultilevel"/>
    <w:tmpl w:val="526A1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1100C"/>
    <w:multiLevelType w:val="multilevel"/>
    <w:tmpl w:val="AEEA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9F3063"/>
    <w:multiLevelType w:val="multilevel"/>
    <w:tmpl w:val="15D2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D24E5B"/>
    <w:multiLevelType w:val="multilevel"/>
    <w:tmpl w:val="A33C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595447"/>
    <w:multiLevelType w:val="multilevel"/>
    <w:tmpl w:val="D08E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421857"/>
    <w:multiLevelType w:val="multilevel"/>
    <w:tmpl w:val="F7AE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B60DE6"/>
    <w:multiLevelType w:val="multilevel"/>
    <w:tmpl w:val="DB68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D9411A"/>
    <w:multiLevelType w:val="multilevel"/>
    <w:tmpl w:val="7052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7D4646"/>
    <w:multiLevelType w:val="multilevel"/>
    <w:tmpl w:val="546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4342A6"/>
    <w:multiLevelType w:val="hybridMultilevel"/>
    <w:tmpl w:val="2B025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7B7251"/>
    <w:multiLevelType w:val="multilevel"/>
    <w:tmpl w:val="A0CC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E43975"/>
    <w:multiLevelType w:val="multilevel"/>
    <w:tmpl w:val="D5CA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B96EC5"/>
    <w:multiLevelType w:val="multilevel"/>
    <w:tmpl w:val="7022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E9530C"/>
    <w:multiLevelType w:val="hybridMultilevel"/>
    <w:tmpl w:val="15AEF936"/>
    <w:lvl w:ilvl="0" w:tplc="D5327C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5355E5"/>
    <w:multiLevelType w:val="multilevel"/>
    <w:tmpl w:val="EE3E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C318FA"/>
    <w:multiLevelType w:val="multilevel"/>
    <w:tmpl w:val="D21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507ADA"/>
    <w:multiLevelType w:val="multilevel"/>
    <w:tmpl w:val="BF0A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8B434B"/>
    <w:multiLevelType w:val="multilevel"/>
    <w:tmpl w:val="9876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B31C8F"/>
    <w:multiLevelType w:val="multilevel"/>
    <w:tmpl w:val="B5DE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5B691E"/>
    <w:multiLevelType w:val="multilevel"/>
    <w:tmpl w:val="CCC4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28651ED"/>
    <w:multiLevelType w:val="multilevel"/>
    <w:tmpl w:val="677A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176914">
    <w:abstractNumId w:val="15"/>
  </w:num>
  <w:num w:numId="2" w16cid:durableId="137041547">
    <w:abstractNumId w:val="9"/>
  </w:num>
  <w:num w:numId="3" w16cid:durableId="722756565">
    <w:abstractNumId w:val="2"/>
  </w:num>
  <w:num w:numId="4" w16cid:durableId="1669627017">
    <w:abstractNumId w:val="12"/>
  </w:num>
  <w:num w:numId="5" w16cid:durableId="1409842560">
    <w:abstractNumId w:val="16"/>
  </w:num>
  <w:num w:numId="6" w16cid:durableId="775634709">
    <w:abstractNumId w:val="19"/>
  </w:num>
  <w:num w:numId="7" w16cid:durableId="410126321">
    <w:abstractNumId w:val="13"/>
  </w:num>
  <w:num w:numId="8" w16cid:durableId="702747556">
    <w:abstractNumId w:val="17"/>
  </w:num>
  <w:num w:numId="9" w16cid:durableId="1228489266">
    <w:abstractNumId w:val="7"/>
  </w:num>
  <w:num w:numId="10" w16cid:durableId="786702260">
    <w:abstractNumId w:val="6"/>
  </w:num>
  <w:num w:numId="11" w16cid:durableId="608002580">
    <w:abstractNumId w:val="20"/>
  </w:num>
  <w:num w:numId="12" w16cid:durableId="1117485023">
    <w:abstractNumId w:val="18"/>
  </w:num>
  <w:num w:numId="13" w16cid:durableId="801845405">
    <w:abstractNumId w:val="21"/>
  </w:num>
  <w:num w:numId="14" w16cid:durableId="1707872677">
    <w:abstractNumId w:val="5"/>
  </w:num>
  <w:num w:numId="15" w16cid:durableId="1315597779">
    <w:abstractNumId w:val="4"/>
  </w:num>
  <w:num w:numId="16" w16cid:durableId="1142965116">
    <w:abstractNumId w:val="3"/>
  </w:num>
  <w:num w:numId="17" w16cid:durableId="1912502060">
    <w:abstractNumId w:val="11"/>
  </w:num>
  <w:num w:numId="18" w16cid:durableId="813525999">
    <w:abstractNumId w:val="8"/>
  </w:num>
  <w:num w:numId="19" w16cid:durableId="390857629">
    <w:abstractNumId w:val="0"/>
  </w:num>
  <w:num w:numId="20" w16cid:durableId="1322779902">
    <w:abstractNumId w:val="10"/>
  </w:num>
  <w:num w:numId="21" w16cid:durableId="401948007">
    <w:abstractNumId w:val="14"/>
  </w:num>
  <w:num w:numId="22" w16cid:durableId="80840222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 Lewin">
    <w15:presenceInfo w15:providerId="Windows Live" w15:userId="54c57c98a28bb6f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DE3"/>
    <w:rsid w:val="000248E0"/>
    <w:rsid w:val="00036121"/>
    <w:rsid w:val="0005757B"/>
    <w:rsid w:val="0006376C"/>
    <w:rsid w:val="000801B7"/>
    <w:rsid w:val="000B7A3F"/>
    <w:rsid w:val="00114DA0"/>
    <w:rsid w:val="00152C36"/>
    <w:rsid w:val="00162586"/>
    <w:rsid w:val="001674AE"/>
    <w:rsid w:val="001A6141"/>
    <w:rsid w:val="001C0A34"/>
    <w:rsid w:val="001E3468"/>
    <w:rsid w:val="0021452E"/>
    <w:rsid w:val="00222E2F"/>
    <w:rsid w:val="00247E86"/>
    <w:rsid w:val="002C076B"/>
    <w:rsid w:val="002F7DDF"/>
    <w:rsid w:val="003305F8"/>
    <w:rsid w:val="00330C35"/>
    <w:rsid w:val="00331AF8"/>
    <w:rsid w:val="0037491D"/>
    <w:rsid w:val="003C7007"/>
    <w:rsid w:val="003D2CD4"/>
    <w:rsid w:val="003E24A6"/>
    <w:rsid w:val="003E26AC"/>
    <w:rsid w:val="003E7BE1"/>
    <w:rsid w:val="003F05BD"/>
    <w:rsid w:val="003F73DA"/>
    <w:rsid w:val="0046249C"/>
    <w:rsid w:val="004946C8"/>
    <w:rsid w:val="004A0C74"/>
    <w:rsid w:val="004F74FB"/>
    <w:rsid w:val="005271EC"/>
    <w:rsid w:val="0053630E"/>
    <w:rsid w:val="005459C5"/>
    <w:rsid w:val="00552BCC"/>
    <w:rsid w:val="005D0879"/>
    <w:rsid w:val="0068143C"/>
    <w:rsid w:val="006819D7"/>
    <w:rsid w:val="00697E4E"/>
    <w:rsid w:val="00736E47"/>
    <w:rsid w:val="0074372A"/>
    <w:rsid w:val="00745647"/>
    <w:rsid w:val="007612FB"/>
    <w:rsid w:val="007677AB"/>
    <w:rsid w:val="00784F38"/>
    <w:rsid w:val="007A2722"/>
    <w:rsid w:val="007B3EBF"/>
    <w:rsid w:val="008223CD"/>
    <w:rsid w:val="00842427"/>
    <w:rsid w:val="00892214"/>
    <w:rsid w:val="008B6D14"/>
    <w:rsid w:val="008E5890"/>
    <w:rsid w:val="00972E38"/>
    <w:rsid w:val="00987AA9"/>
    <w:rsid w:val="0099420F"/>
    <w:rsid w:val="009C11B7"/>
    <w:rsid w:val="009E4EAA"/>
    <w:rsid w:val="00A52E34"/>
    <w:rsid w:val="00A90114"/>
    <w:rsid w:val="00AB13C2"/>
    <w:rsid w:val="00AB58E8"/>
    <w:rsid w:val="00AE5E54"/>
    <w:rsid w:val="00B207A9"/>
    <w:rsid w:val="00B87C0E"/>
    <w:rsid w:val="00B941DE"/>
    <w:rsid w:val="00BB1E1C"/>
    <w:rsid w:val="00BF1E50"/>
    <w:rsid w:val="00C23658"/>
    <w:rsid w:val="00C310E3"/>
    <w:rsid w:val="00C45751"/>
    <w:rsid w:val="00C8104A"/>
    <w:rsid w:val="00CD2CE5"/>
    <w:rsid w:val="00D71DE3"/>
    <w:rsid w:val="00DE48EB"/>
    <w:rsid w:val="00E00ACF"/>
    <w:rsid w:val="00E23A0A"/>
    <w:rsid w:val="00E35974"/>
    <w:rsid w:val="00E70FB3"/>
    <w:rsid w:val="00E81DF4"/>
    <w:rsid w:val="00ED11D5"/>
    <w:rsid w:val="00F218C0"/>
    <w:rsid w:val="00F46BD5"/>
    <w:rsid w:val="00F51BD4"/>
    <w:rsid w:val="00F678FD"/>
    <w:rsid w:val="00F903D6"/>
    <w:rsid w:val="00FD752D"/>
    <w:rsid w:val="00FF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D6C29"/>
  <w15:chartTrackingRefBased/>
  <w15:docId w15:val="{3B00315B-62A2-468B-9125-EB3E00940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DE3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F302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819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819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819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19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19D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1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2134</Words>
  <Characters>12167</Characters>
  <Application>Microsoft Office Word</Application>
  <DocSecurity>0</DocSecurity>
  <Lines>101</Lines>
  <Paragraphs>28</Paragraphs>
  <ScaleCrop>false</ScaleCrop>
  <Company/>
  <LinksUpToDate>false</LinksUpToDate>
  <CharactersWithSpaces>14273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Lewin</dc:creator>
  <cp:keywords/>
  <dc:description/>
  <cp:lastModifiedBy>D Lewin</cp:lastModifiedBy>
  <cp:revision>2</cp:revision>
  <dcterms:created xsi:type="dcterms:W3CDTF">2025-08-07T07:05:00Z</dcterms:created>
  <dcterms:modified xsi:type="dcterms:W3CDTF">2025-08-07T07:05:00Z</dcterms:modified>
</cp:coreProperties>
</file>