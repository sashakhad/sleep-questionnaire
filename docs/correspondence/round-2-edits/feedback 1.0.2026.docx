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CD30" w14:textId="77777777" w:rsidR="004B74CB" w:rsidRDefault="004B74CB" w:rsidP="004B74CB">
      <w:r>
        <w:t>Comments….</w:t>
      </w:r>
    </w:p>
    <w:p w14:paraId="6CE38519" w14:textId="77777777" w:rsidR="004B74CB" w:rsidRDefault="004B74CB" w:rsidP="004B74CB">
      <w:pPr>
        <w:rPr>
          <w:ins w:id="0" w:author="D Lewin" w:date="2026-01-09T03:55:00Z" w16du:dateUtc="2026-01-09T11:55:00Z"/>
        </w:rPr>
      </w:pPr>
      <w:proofErr w:type="gramStart"/>
      <w:r>
        <w:t>Overall</w:t>
      </w:r>
      <w:proofErr w:type="gramEnd"/>
      <w:r>
        <w:t xml:space="preserve"> the questionnaire </w:t>
      </w:r>
      <w:proofErr w:type="gramStart"/>
      <w:r>
        <w:t>is looking</w:t>
      </w:r>
      <w:proofErr w:type="gramEnd"/>
      <w:r>
        <w:t xml:space="preserve"> great!  </w:t>
      </w:r>
    </w:p>
    <w:p w14:paraId="40B4314C" w14:textId="77777777" w:rsidR="004B74CB" w:rsidRDefault="004B74CB" w:rsidP="004B74CB">
      <w:pPr>
        <w:rPr>
          <w:ins w:id="1" w:author="D Lewin" w:date="2026-01-09T03:55:00Z" w16du:dateUtc="2026-01-09T11:55:00Z"/>
        </w:rPr>
      </w:pPr>
    </w:p>
    <w:p w14:paraId="4C92DE43" w14:textId="1D7A093B" w:rsidR="004B74CB" w:rsidRDefault="004B74CB" w:rsidP="004B74CB">
      <w:r>
        <w:t xml:space="preserve">Have cut and pasted pages </w:t>
      </w:r>
      <w:r w:rsidR="00D853E4">
        <w:t>providing tracked changes.</w:t>
      </w:r>
    </w:p>
    <w:p w14:paraId="6F76080A" w14:textId="47E3B319" w:rsidR="004B74CB" w:rsidRDefault="004B74CB" w:rsidP="004B74CB">
      <w:pPr>
        <w:rPr>
          <w:ins w:id="2" w:author="D Lewin" w:date="2026-01-09T04:27:00Z" w16du:dateUtc="2026-01-09T12:27:00Z"/>
        </w:rPr>
      </w:pPr>
      <w:r>
        <w:t>Most important general comment is that we want to drive respondents to our website</w:t>
      </w:r>
      <w:r>
        <w:t xml:space="preserve"> and to outside treatment</w:t>
      </w:r>
      <w:r>
        <w:t xml:space="preserve"> for instructions for sleep education, specific guidance and ultimately clinical intervention.  All report content should  be diagnostic</w:t>
      </w:r>
      <w:r>
        <w:t xml:space="preserve"> only</w:t>
      </w:r>
      <w:r>
        <w:t xml:space="preserve"> and next steps for further diagnosis and recommendations and </w:t>
      </w:r>
      <w:r>
        <w:t>include no</w:t>
      </w:r>
      <w:r>
        <w:t xml:space="preserve"> advice</w:t>
      </w:r>
      <w:r>
        <w:t>.</w:t>
      </w:r>
      <w:r>
        <w:t xml:space="preserve"> </w:t>
      </w:r>
      <w:r>
        <w:t xml:space="preserve">  I am making comments throughout that will guide this.</w:t>
      </w:r>
    </w:p>
    <w:p w14:paraId="151656A1" w14:textId="6A5EE893" w:rsidR="00057FDA" w:rsidRDefault="00057FDA" w:rsidP="004B74CB">
      <w:proofErr w:type="gramStart"/>
      <w:r>
        <w:t>At the moment</w:t>
      </w:r>
      <w:proofErr w:type="gramEnd"/>
      <w:r>
        <w:t xml:space="preserve"> the diagnostic </w:t>
      </w:r>
      <w:proofErr w:type="spellStart"/>
      <w:r>
        <w:t>speficis</w:t>
      </w:r>
      <w:proofErr w:type="spellEnd"/>
      <w:r>
        <w:t xml:space="preserve"> look pretty good.  We may want to calculate  or discuss cutoff off scores for each of the primary sleep disorders that will be addressed in the report.  This will be super helpful in the future if we need to make minor algorithm adjustments after we collect psychometric data.  </w:t>
      </w:r>
    </w:p>
    <w:p w14:paraId="0EEAA6F4" w14:textId="77777777" w:rsidR="004B74CB" w:rsidRDefault="004B74CB" w:rsidP="004B74CB"/>
    <w:p w14:paraId="229767A2" w14:textId="797A2E92" w:rsidR="004B74CB" w:rsidRDefault="004B74CB" w:rsidP="004B74CB">
      <w:pPr>
        <w:rPr>
          <w:ins w:id="3" w:author="D Lewin" w:date="2026-01-09T04:04:00Z" w16du:dateUtc="2026-01-09T12:04:00Z"/>
        </w:rPr>
      </w:pPr>
      <w:r>
        <w:t>There is an issue with leading 0’s when there are prompts to enter numbers.  This is not a big issue.  Just a little awkward.</w:t>
      </w:r>
    </w:p>
    <w:p w14:paraId="6EF23FB4" w14:textId="719F6BE8" w:rsidR="00EE197A" w:rsidRDefault="00EE197A" w:rsidP="004B74CB">
      <w:r>
        <w:t>Move all prompts for diagnosis of sleep disorders to top.</w:t>
      </w:r>
      <w:r w:rsidR="00EF1EA9">
        <w:t xml:space="preserve">  Start </w:t>
      </w:r>
      <w:proofErr w:type="spellStart"/>
      <w:r w:rsidR="00EF1EA9">
        <w:t>with..have</w:t>
      </w:r>
      <w:proofErr w:type="spellEnd"/>
      <w:r w:rsidR="00EF1EA9">
        <w:t xml:space="preserve"> you been diagnosed with a sleep </w:t>
      </w:r>
      <w:proofErr w:type="gramStart"/>
      <w:r w:rsidR="00EF1EA9">
        <w:t>disorders</w:t>
      </w:r>
      <w:proofErr w:type="gramEnd"/>
      <w:r w:rsidR="00EF1EA9">
        <w:t>? IF yes…then a list of disorders with check boxes:</w:t>
      </w:r>
      <w:r>
        <w:t xml:space="preserve">  Currently they are at the end and the narcolepsy hypersomnia is on page 3.</w:t>
      </w:r>
    </w:p>
    <w:p w14:paraId="6B315BDF" w14:textId="14981E74" w:rsidR="00EF1EA9" w:rsidRDefault="00EF1EA9" w:rsidP="004B74CB">
      <w:pPr>
        <w:rPr>
          <w:ins w:id="4" w:author="D Lewin" w:date="2026-01-09T04:05:00Z" w16du:dateUtc="2026-01-09T12:05:00Z"/>
        </w:rPr>
      </w:pPr>
      <w:ins w:id="5" w:author="D Lewin" w:date="2026-01-09T04:05:00Z" w16du:dateUtc="2026-01-09T12:05:00Z">
        <w:r>
          <w:t>Narcolepsy</w:t>
        </w:r>
      </w:ins>
    </w:p>
    <w:p w14:paraId="6A677586" w14:textId="04102BA9" w:rsidR="00EF1EA9" w:rsidRDefault="00EF1EA9" w:rsidP="004B74CB">
      <w:pPr>
        <w:rPr>
          <w:ins w:id="6" w:author="D Lewin" w:date="2026-01-09T04:06:00Z" w16du:dateUtc="2026-01-09T12:06:00Z"/>
        </w:rPr>
      </w:pPr>
      <w:ins w:id="7" w:author="D Lewin" w:date="2026-01-09T04:05:00Z" w16du:dateUtc="2026-01-09T12:05:00Z">
        <w:r>
          <w:t>Hyper</w:t>
        </w:r>
      </w:ins>
      <w:ins w:id="8" w:author="D Lewin" w:date="2026-01-09T04:06:00Z" w16du:dateUtc="2026-01-09T12:06:00Z">
        <w:r>
          <w:t>somnia</w:t>
        </w:r>
      </w:ins>
    </w:p>
    <w:p w14:paraId="23456A9B" w14:textId="3E865AE7" w:rsidR="00EF1EA9" w:rsidRDefault="00EF1EA9" w:rsidP="004B74CB">
      <w:pPr>
        <w:rPr>
          <w:ins w:id="9" w:author="D Lewin" w:date="2026-01-09T04:06:00Z" w16du:dateUtc="2026-01-09T12:06:00Z"/>
        </w:rPr>
      </w:pPr>
      <w:ins w:id="10" w:author="D Lewin" w:date="2026-01-09T04:06:00Z" w16du:dateUtc="2026-01-09T12:06:00Z">
        <w:r>
          <w:t>Insomnia</w:t>
        </w:r>
      </w:ins>
    </w:p>
    <w:p w14:paraId="07A04680" w14:textId="2726A0E9" w:rsidR="00EF1EA9" w:rsidRDefault="00EF1EA9" w:rsidP="004B74CB">
      <w:pPr>
        <w:rPr>
          <w:ins w:id="11" w:author="D Lewin" w:date="2026-01-09T04:06:00Z" w16du:dateUtc="2026-01-09T12:06:00Z"/>
        </w:rPr>
      </w:pPr>
      <w:ins w:id="12" w:author="D Lewin" w:date="2026-01-09T04:06:00Z" w16du:dateUtc="2026-01-09T12:06:00Z">
        <w:r>
          <w:t>Parasomnia (</w:t>
        </w:r>
        <w:proofErr w:type="gramStart"/>
        <w:r>
          <w:t>sleep walking</w:t>
        </w:r>
        <w:proofErr w:type="gramEnd"/>
        <w:r>
          <w:t xml:space="preserve"> or sleep terrors)</w:t>
        </w:r>
      </w:ins>
    </w:p>
    <w:p w14:paraId="3C80AF44" w14:textId="3875988F" w:rsidR="00EF1EA9" w:rsidRDefault="00EF1EA9" w:rsidP="004B74CB">
      <w:pPr>
        <w:rPr>
          <w:ins w:id="13" w:author="D Lewin" w:date="2026-01-09T04:06:00Z" w16du:dateUtc="2026-01-09T12:06:00Z"/>
        </w:rPr>
      </w:pPr>
      <w:ins w:id="14" w:author="D Lewin" w:date="2026-01-09T04:06:00Z" w16du:dateUtc="2026-01-09T12:06:00Z">
        <w:r>
          <w:t>Nocturnal e</w:t>
        </w:r>
      </w:ins>
      <w:ins w:id="15" w:author="D Lewin" w:date="2026-01-09T04:07:00Z" w16du:dateUtc="2026-01-09T12:07:00Z">
        <w:r>
          <w:t>nuresis (bedwetting)</w:t>
        </w:r>
      </w:ins>
    </w:p>
    <w:p w14:paraId="2DE95130" w14:textId="28EAF09A" w:rsidR="00EF1EA9" w:rsidRDefault="00EF1EA9" w:rsidP="004B74CB">
      <w:pPr>
        <w:rPr>
          <w:ins w:id="16" w:author="D Lewin" w:date="2026-01-09T04:06:00Z" w16du:dateUtc="2026-01-09T12:06:00Z"/>
        </w:rPr>
      </w:pPr>
      <w:ins w:id="17" w:author="D Lewin" w:date="2026-01-09T04:06:00Z" w16du:dateUtc="2026-01-09T12:06:00Z">
        <w:r>
          <w:t>Circadian rhythm disorder</w:t>
        </w:r>
      </w:ins>
    </w:p>
    <w:p w14:paraId="54FB33AF" w14:textId="3F19647F" w:rsidR="00EF1EA9" w:rsidRDefault="00EF1EA9" w:rsidP="004B74CB">
      <w:pPr>
        <w:rPr>
          <w:ins w:id="18" w:author="D Lewin" w:date="2026-01-09T04:07:00Z" w16du:dateUtc="2026-01-09T12:07:00Z"/>
        </w:rPr>
      </w:pPr>
      <w:ins w:id="19" w:author="D Lewin" w:date="2026-01-09T04:06:00Z" w16du:dateUtc="2026-01-09T12:06:00Z">
        <w:r>
          <w:t>Restless Legs Syndrome</w:t>
        </w:r>
      </w:ins>
      <w:ins w:id="20" w:author="D Lewin" w:date="2026-01-09T04:07:00Z" w16du:dateUtc="2026-01-09T12:07:00Z">
        <w:r w:rsidR="003A1EF9">
          <w:t xml:space="preserve"> and/or periodic limb movement disorder</w:t>
        </w:r>
      </w:ins>
    </w:p>
    <w:p w14:paraId="25F0B636" w14:textId="7BECF5AD" w:rsidR="00EF1EA9" w:rsidRDefault="00EF1EA9" w:rsidP="004B74CB">
      <w:pPr>
        <w:rPr>
          <w:ins w:id="21" w:author="D Lewin" w:date="2026-01-09T04:07:00Z" w16du:dateUtc="2026-01-09T12:07:00Z"/>
        </w:rPr>
      </w:pPr>
      <w:ins w:id="22" w:author="D Lewin" w:date="2026-01-09T04:07:00Z" w16du:dateUtc="2026-01-09T12:07:00Z">
        <w:r>
          <w:t>Obstructive sleep apnea Syndrome</w:t>
        </w:r>
      </w:ins>
    </w:p>
    <w:p w14:paraId="48EFC45C" w14:textId="656DC4CE" w:rsidR="00EF1EA9" w:rsidRDefault="00EF1EA9" w:rsidP="004B74CB">
      <w:pPr>
        <w:rPr>
          <w:ins w:id="23" w:author="D Lewin" w:date="2026-01-09T04:07:00Z" w16du:dateUtc="2026-01-09T12:07:00Z"/>
        </w:rPr>
      </w:pPr>
      <w:ins w:id="24" w:author="D Lewin" w:date="2026-01-09T04:07:00Z" w16du:dateUtc="2026-01-09T12:07:00Z">
        <w:r>
          <w:t>Central Sleep Apnea Syndrome</w:t>
        </w:r>
      </w:ins>
    </w:p>
    <w:p w14:paraId="2DD4EC36" w14:textId="085F04D6" w:rsidR="003A1EF9" w:rsidRDefault="003A1EF9" w:rsidP="004B74CB">
      <w:pPr>
        <w:rPr>
          <w:ins w:id="25" w:author="D Lewin" w:date="2026-01-09T04:08:00Z" w16du:dateUtc="2026-01-09T12:08:00Z"/>
        </w:rPr>
      </w:pPr>
      <w:ins w:id="26" w:author="D Lewin" w:date="2026-01-09T04:07:00Z" w16du:dateUtc="2026-01-09T12:07:00Z">
        <w:r>
          <w:t>Insufficie</w:t>
        </w:r>
      </w:ins>
      <w:ins w:id="27" w:author="D Lewin" w:date="2026-01-09T04:08:00Z" w16du:dateUtc="2026-01-09T12:08:00Z">
        <w:r>
          <w:t>nt sleep</w:t>
        </w:r>
      </w:ins>
    </w:p>
    <w:p w14:paraId="1051F789" w14:textId="3025722A" w:rsidR="00755728" w:rsidRDefault="00755728" w:rsidP="004B74CB">
      <w:pPr>
        <w:rPr>
          <w:ins w:id="28" w:author="D Lewin" w:date="2026-01-09T04:06:00Z" w16du:dateUtc="2026-01-09T12:06:00Z"/>
        </w:rPr>
      </w:pPr>
      <w:ins w:id="29" w:author="D Lewin" w:date="2026-01-09T04:08:00Z" w16du:dateUtc="2026-01-09T12:08:00Z">
        <w:r>
          <w:lastRenderedPageBreak/>
          <w:t>Rem Behavior Disorder</w:t>
        </w:r>
      </w:ins>
    </w:p>
    <w:p w14:paraId="2E833695" w14:textId="77777777" w:rsidR="00EF1EA9" w:rsidRDefault="00EF1EA9" w:rsidP="004B74CB"/>
    <w:p w14:paraId="5D9E315D" w14:textId="77777777" w:rsidR="004B74CB" w:rsidRDefault="004B74CB" w:rsidP="00725B73">
      <w:pPr>
        <w:spacing w:after="0" w:line="240" w:lineRule="auto"/>
        <w:rPr>
          <w:ins w:id="30" w:author="D Lewin" w:date="2026-01-09T03:53:00Z" w16du:dateUtc="2026-01-09T11:53:00Z"/>
          <w:rFonts w:ascii="Arial" w:eastAsia="Times New Roman" w:hAnsi="Arial" w:cs="Arial"/>
          <w:b/>
          <w:bCs/>
          <w:kern w:val="0"/>
          <w:sz w:val="21"/>
          <w:szCs w:val="21"/>
          <w14:ligatures w14:val="none"/>
        </w:rPr>
      </w:pPr>
    </w:p>
    <w:p w14:paraId="46C9683D" w14:textId="77777777" w:rsidR="004B74CB" w:rsidRDefault="004B74CB" w:rsidP="00725B73">
      <w:pPr>
        <w:spacing w:after="0" w:line="240" w:lineRule="auto"/>
        <w:rPr>
          <w:ins w:id="31" w:author="D Lewin" w:date="2026-01-09T03:53:00Z" w16du:dateUtc="2026-01-09T11:53:00Z"/>
          <w:rFonts w:ascii="Arial" w:eastAsia="Times New Roman" w:hAnsi="Arial" w:cs="Arial"/>
          <w:b/>
          <w:bCs/>
          <w:kern w:val="0"/>
          <w:sz w:val="21"/>
          <w:szCs w:val="21"/>
          <w14:ligatures w14:val="none"/>
        </w:rPr>
      </w:pPr>
    </w:p>
    <w:p w14:paraId="70AE90CD" w14:textId="156E629A" w:rsidR="00725B73" w:rsidRDefault="00F148F3" w:rsidP="00725B73">
      <w:pPr>
        <w:spacing w:after="0" w:line="240" w:lineRule="auto"/>
        <w:rPr>
          <w:rFonts w:ascii="Arial" w:eastAsia="Times New Roman" w:hAnsi="Arial" w:cs="Arial"/>
          <w:b/>
          <w:bCs/>
          <w:kern w:val="0"/>
          <w:sz w:val="21"/>
          <w:szCs w:val="21"/>
          <w14:ligatures w14:val="none"/>
        </w:rPr>
      </w:pPr>
      <w:r>
        <w:rPr>
          <w:rFonts w:ascii="Arial" w:eastAsia="Times New Roman" w:hAnsi="Arial" w:cs="Arial"/>
          <w:b/>
          <w:bCs/>
          <w:kern w:val="0"/>
          <w:sz w:val="21"/>
          <w:szCs w:val="21"/>
          <w14:ligatures w14:val="none"/>
        </w:rPr>
        <w:t>Intro Page</w:t>
      </w:r>
    </w:p>
    <w:p w14:paraId="0157A80C" w14:textId="77777777" w:rsidR="00F148F3" w:rsidRDefault="00F148F3" w:rsidP="00725B73">
      <w:pPr>
        <w:spacing w:after="0" w:line="240" w:lineRule="auto"/>
        <w:rPr>
          <w:ins w:id="32" w:author="D Lewin" w:date="2026-01-08T08:16:00Z" w16du:dateUtc="2026-01-08T16:16:00Z"/>
          <w:rFonts w:ascii="Arial" w:eastAsia="Times New Roman" w:hAnsi="Arial" w:cs="Arial"/>
          <w:b/>
          <w:bCs/>
          <w:kern w:val="0"/>
          <w:sz w:val="21"/>
          <w:szCs w:val="21"/>
          <w14:ligatures w14:val="none"/>
        </w:rPr>
      </w:pPr>
    </w:p>
    <w:p w14:paraId="74261636" w14:textId="6FE3E6ED" w:rsidR="00F148F3" w:rsidRPr="00F148F3" w:rsidRDefault="004E2636" w:rsidP="00F148F3">
      <w:pPr>
        <w:spacing w:after="60" w:line="240" w:lineRule="auto"/>
        <w:outlineLvl w:val="2"/>
        <w:rPr>
          <w:rFonts w:ascii="Arial" w:eastAsia="Times New Roman" w:hAnsi="Arial" w:cs="Arial"/>
          <w:b/>
          <w:bCs/>
          <w:kern w:val="0"/>
          <w:sz w:val="27"/>
          <w:szCs w:val="27"/>
          <w14:ligatures w14:val="none"/>
        </w:rPr>
      </w:pPr>
      <w:ins w:id="33" w:author="D Lewin" w:date="2026-01-08T08:47:00Z" w16du:dateUtc="2026-01-08T16:47:00Z">
        <w:r>
          <w:rPr>
            <w:rFonts w:ascii="Arial" w:eastAsia="Times New Roman" w:hAnsi="Arial" w:cs="Arial"/>
            <w:b/>
            <w:bCs/>
            <w:kern w:val="0"/>
            <w:sz w:val="27"/>
            <w:szCs w:val="27"/>
            <w14:ligatures w14:val="none"/>
          </w:rPr>
          <w:t xml:space="preserve">Questionnaire: </w:t>
        </w:r>
      </w:ins>
      <w:r w:rsidR="00F148F3" w:rsidRPr="00F148F3">
        <w:rPr>
          <w:rFonts w:ascii="Arial" w:eastAsia="Times New Roman" w:hAnsi="Arial" w:cs="Arial"/>
          <w:b/>
          <w:bCs/>
          <w:kern w:val="0"/>
          <w:sz w:val="27"/>
          <w:szCs w:val="27"/>
          <w14:ligatures w14:val="none"/>
        </w:rPr>
        <w:t>15-20 Minutes</w:t>
      </w:r>
    </w:p>
    <w:p w14:paraId="742F1C8F" w14:textId="0C1939FF" w:rsidR="00F148F3" w:rsidRPr="00F148F3" w:rsidRDefault="00F148F3" w:rsidP="00F148F3">
      <w:pPr>
        <w:spacing w:after="0" w:line="240" w:lineRule="auto"/>
        <w:rPr>
          <w:rFonts w:ascii="Arial" w:eastAsia="Times New Roman" w:hAnsi="Arial" w:cs="Arial"/>
          <w:kern w:val="0"/>
          <w:sz w:val="21"/>
          <w:szCs w:val="21"/>
          <w14:ligatures w14:val="none"/>
        </w:rPr>
      </w:pPr>
      <w:r w:rsidRPr="00F148F3">
        <w:rPr>
          <w:rFonts w:ascii="Arial" w:eastAsia="Times New Roman" w:hAnsi="Arial" w:cs="Arial"/>
          <w:kern w:val="0"/>
          <w:sz w:val="21"/>
          <w:szCs w:val="21"/>
          <w14:ligatures w14:val="none"/>
        </w:rPr>
        <w:t>Complete at your own pace with progress saved automatically</w:t>
      </w:r>
      <w:r>
        <w:rPr>
          <w:rFonts w:ascii="Arial" w:eastAsia="Times New Roman" w:hAnsi="Arial" w:cs="Arial"/>
          <w:kern w:val="0"/>
          <w:sz w:val="21"/>
          <w:szCs w:val="21"/>
          <w14:ligatures w14:val="none"/>
        </w:rPr>
        <w:t xml:space="preserve"> </w:t>
      </w:r>
      <w:ins w:id="34" w:author="D Lewin" w:date="2026-01-08T08:42:00Z" w16du:dateUtc="2026-01-08T16:42:00Z">
        <w:r>
          <w:rPr>
            <w:rFonts w:ascii="Arial" w:eastAsia="Times New Roman" w:hAnsi="Arial" w:cs="Arial"/>
            <w:kern w:val="0"/>
            <w:sz w:val="21"/>
            <w:szCs w:val="21"/>
            <w14:ligatures w14:val="none"/>
          </w:rPr>
          <w:t>and a free personalized report with recommendations provided.</w:t>
        </w:r>
      </w:ins>
    </w:p>
    <w:p w14:paraId="4E679F65" w14:textId="283E8F39" w:rsidR="00F148F3" w:rsidRPr="00F148F3" w:rsidDel="00F148F3" w:rsidRDefault="004E2636" w:rsidP="00F148F3">
      <w:pPr>
        <w:spacing w:after="60" w:line="240" w:lineRule="auto"/>
        <w:outlineLvl w:val="2"/>
        <w:rPr>
          <w:rFonts w:ascii="Arial" w:eastAsia="Times New Roman" w:hAnsi="Arial" w:cs="Arial"/>
          <w:b/>
          <w:bCs/>
          <w:kern w:val="0"/>
          <w:sz w:val="27"/>
          <w:szCs w:val="27"/>
          <w14:ligatures w14:val="none"/>
        </w:rPr>
      </w:pPr>
      <w:ins w:id="35" w:author="D Lewin" w:date="2026-01-08T08:47:00Z" w16du:dateUtc="2026-01-08T16:47:00Z">
        <w:r>
          <w:rPr>
            <w:rFonts w:ascii="Arial" w:eastAsia="Times New Roman" w:hAnsi="Arial" w:cs="Arial"/>
            <w:b/>
            <w:bCs/>
            <w:kern w:val="0"/>
            <w:sz w:val="27"/>
            <w:szCs w:val="27"/>
            <w14:ligatures w14:val="none"/>
          </w:rPr>
          <w:t xml:space="preserve">We Evaluate </w:t>
        </w:r>
      </w:ins>
      <w:r w:rsidR="00F148F3" w:rsidRPr="00F148F3" w:rsidDel="00F148F3">
        <w:rPr>
          <w:rFonts w:ascii="Arial" w:eastAsia="Times New Roman" w:hAnsi="Arial" w:cs="Arial"/>
          <w:b/>
          <w:bCs/>
          <w:kern w:val="0"/>
          <w:sz w:val="27"/>
          <w:szCs w:val="27"/>
          <w14:ligatures w14:val="none"/>
        </w:rPr>
        <w:t>Nighttime &amp; Daytime</w:t>
      </w:r>
    </w:p>
    <w:p w14:paraId="785AD2DC" w14:textId="49B73100" w:rsidR="00F148F3" w:rsidRPr="00F148F3" w:rsidDel="00F148F3" w:rsidRDefault="004E2636" w:rsidP="00F148F3">
      <w:pPr>
        <w:spacing w:after="0" w:line="240" w:lineRule="auto"/>
        <w:rPr>
          <w:rFonts w:ascii="Arial" w:eastAsia="Times New Roman" w:hAnsi="Arial" w:cs="Arial"/>
          <w:kern w:val="0"/>
          <w:sz w:val="21"/>
          <w:szCs w:val="21"/>
          <w14:ligatures w14:val="none"/>
        </w:rPr>
      </w:pPr>
      <w:ins w:id="36" w:author="D Lewin" w:date="2026-01-08T08:47:00Z" w16du:dateUtc="2026-01-08T16:47:00Z">
        <w:r>
          <w:rPr>
            <w:rFonts w:ascii="Arial" w:eastAsia="Times New Roman" w:hAnsi="Arial" w:cs="Arial"/>
            <w:kern w:val="0"/>
            <w:sz w:val="21"/>
            <w:szCs w:val="21"/>
            <w14:ligatures w14:val="none"/>
          </w:rPr>
          <w:t>Your day and nighttime habits with</w:t>
        </w:r>
      </w:ins>
      <w:ins w:id="37" w:author="D Lewin" w:date="2026-01-08T08:48:00Z" w16du:dateUtc="2026-01-08T16:48:00Z">
        <w:r>
          <w:rPr>
            <w:rFonts w:ascii="Arial" w:eastAsia="Times New Roman" w:hAnsi="Arial" w:cs="Arial"/>
            <w:kern w:val="0"/>
            <w:sz w:val="21"/>
            <w:szCs w:val="21"/>
            <w14:ligatures w14:val="none"/>
          </w:rPr>
          <w:t xml:space="preserve"> so that we can support your health and well </w:t>
        </w:r>
        <w:proofErr w:type="spellStart"/>
        <w:r>
          <w:rPr>
            <w:rFonts w:ascii="Arial" w:eastAsia="Times New Roman" w:hAnsi="Arial" w:cs="Arial"/>
            <w:kern w:val="0"/>
            <w:sz w:val="21"/>
            <w:szCs w:val="21"/>
            <w14:ligatures w14:val="none"/>
          </w:rPr>
          <w:t>being</w:t>
        </w:r>
      </w:ins>
      <w:r w:rsidR="00F148F3" w:rsidRPr="00F148F3" w:rsidDel="00F148F3">
        <w:rPr>
          <w:rFonts w:ascii="Arial" w:eastAsia="Times New Roman" w:hAnsi="Arial" w:cs="Arial"/>
          <w:kern w:val="0"/>
          <w:sz w:val="21"/>
          <w:szCs w:val="21"/>
          <w14:ligatures w14:val="none"/>
        </w:rPr>
        <w:t>Questions</w:t>
      </w:r>
      <w:proofErr w:type="spellEnd"/>
      <w:r w:rsidR="00F148F3" w:rsidRPr="00F148F3" w:rsidDel="00F148F3">
        <w:rPr>
          <w:rFonts w:ascii="Arial" w:eastAsia="Times New Roman" w:hAnsi="Arial" w:cs="Arial"/>
          <w:kern w:val="0"/>
          <w:sz w:val="21"/>
          <w:szCs w:val="21"/>
          <w14:ligatures w14:val="none"/>
        </w:rPr>
        <w:t xml:space="preserve"> about your sleep patterns, daily energy, attention, and happiness</w:t>
      </w:r>
    </w:p>
    <w:p w14:paraId="4F5834B6" w14:textId="24D5FD18" w:rsidR="00F148F3" w:rsidRPr="00F148F3" w:rsidDel="00F148F3" w:rsidRDefault="00F148F3" w:rsidP="00F148F3">
      <w:pPr>
        <w:spacing w:after="60" w:line="240" w:lineRule="auto"/>
        <w:outlineLvl w:val="2"/>
        <w:rPr>
          <w:rFonts w:ascii="Arial" w:eastAsia="Times New Roman" w:hAnsi="Arial" w:cs="Arial"/>
          <w:b/>
          <w:bCs/>
          <w:kern w:val="0"/>
          <w:sz w:val="27"/>
          <w:szCs w:val="27"/>
          <w14:ligatures w14:val="none"/>
        </w:rPr>
      </w:pPr>
      <w:r w:rsidRPr="00F148F3" w:rsidDel="00F148F3">
        <w:rPr>
          <w:rFonts w:ascii="Arial" w:eastAsia="Times New Roman" w:hAnsi="Arial" w:cs="Arial"/>
          <w:b/>
          <w:bCs/>
          <w:kern w:val="0"/>
          <w:sz w:val="27"/>
          <w:szCs w:val="27"/>
          <w14:ligatures w14:val="none"/>
        </w:rPr>
        <w:t>Free &amp; Anonymous Report</w:t>
      </w:r>
    </w:p>
    <w:p w14:paraId="05EB0E73" w14:textId="35FE903A" w:rsidR="00F148F3" w:rsidRPr="00F148F3" w:rsidRDefault="004E2636" w:rsidP="00F148F3">
      <w:pPr>
        <w:spacing w:after="0" w:line="240" w:lineRule="auto"/>
        <w:rPr>
          <w:rFonts w:ascii="Arial" w:eastAsia="Times New Roman" w:hAnsi="Arial" w:cs="Arial"/>
          <w:kern w:val="0"/>
          <w:sz w:val="21"/>
          <w:szCs w:val="21"/>
          <w14:ligatures w14:val="none"/>
        </w:rPr>
      </w:pPr>
      <w:ins w:id="38" w:author="D Lewin" w:date="2026-01-08T08:48:00Z" w16du:dateUtc="2026-01-08T16:48:00Z">
        <w:r>
          <w:rPr>
            <w:rFonts w:ascii="Arial" w:eastAsia="Times New Roman" w:hAnsi="Arial" w:cs="Arial"/>
            <w:kern w:val="0"/>
            <w:sz w:val="21"/>
            <w:szCs w:val="21"/>
            <w14:ligatures w14:val="none"/>
          </w:rPr>
          <w:t>You will r</w:t>
        </w:r>
      </w:ins>
      <w:del w:id="39" w:author="D Lewin" w:date="2026-01-08T08:48:00Z" w16du:dateUtc="2026-01-08T16:48:00Z">
        <w:r w:rsidR="00F148F3" w:rsidRPr="00F148F3" w:rsidDel="004E2636">
          <w:rPr>
            <w:rFonts w:ascii="Arial" w:eastAsia="Times New Roman" w:hAnsi="Arial" w:cs="Arial"/>
            <w:kern w:val="0"/>
            <w:sz w:val="21"/>
            <w:szCs w:val="21"/>
            <w14:ligatures w14:val="none"/>
          </w:rPr>
          <w:delText>R</w:delText>
        </w:r>
      </w:del>
      <w:r w:rsidR="00F148F3" w:rsidRPr="00F148F3">
        <w:rPr>
          <w:rFonts w:ascii="Arial" w:eastAsia="Times New Roman" w:hAnsi="Arial" w:cs="Arial"/>
          <w:kern w:val="0"/>
          <w:sz w:val="21"/>
          <w:szCs w:val="21"/>
          <w14:ligatures w14:val="none"/>
        </w:rPr>
        <w:t xml:space="preserve">eceive a free and </w:t>
      </w:r>
      <w:ins w:id="40" w:author="D Lewin" w:date="2026-01-08T08:43:00Z" w16du:dateUtc="2026-01-08T16:43:00Z">
        <w:r w:rsidR="00F148F3">
          <w:rPr>
            <w:rFonts w:ascii="Arial" w:eastAsia="Times New Roman" w:hAnsi="Arial" w:cs="Arial"/>
            <w:kern w:val="0"/>
            <w:sz w:val="21"/>
            <w:szCs w:val="21"/>
            <w14:ligatures w14:val="none"/>
          </w:rPr>
          <w:t xml:space="preserve">personalized </w:t>
        </w:r>
      </w:ins>
      <w:r w:rsidR="00F148F3" w:rsidRPr="00F148F3">
        <w:rPr>
          <w:rFonts w:ascii="Arial" w:eastAsia="Times New Roman" w:hAnsi="Arial" w:cs="Arial"/>
          <w:kern w:val="0"/>
          <w:sz w:val="21"/>
          <w:szCs w:val="21"/>
          <w14:ligatures w14:val="none"/>
        </w:rPr>
        <w:t xml:space="preserve">anonymous </w:t>
      </w:r>
      <w:del w:id="41" w:author="D Lewin" w:date="2026-01-08T08:43:00Z" w16du:dateUtc="2026-01-08T16:43:00Z">
        <w:r w:rsidR="00F148F3" w:rsidRPr="00F148F3" w:rsidDel="00F148F3">
          <w:rPr>
            <w:rFonts w:ascii="Arial" w:eastAsia="Times New Roman" w:hAnsi="Arial" w:cs="Arial"/>
            <w:kern w:val="0"/>
            <w:sz w:val="21"/>
            <w:szCs w:val="21"/>
            <w14:ligatures w14:val="none"/>
          </w:rPr>
          <w:delText>detailed report with personalized insights</w:delText>
        </w:r>
      </w:del>
      <w:ins w:id="42" w:author="D Lewin" w:date="2026-01-08T08:43:00Z" w16du:dateUtc="2026-01-08T16:43:00Z">
        <w:r w:rsidR="00F148F3">
          <w:rPr>
            <w:rFonts w:ascii="Arial" w:eastAsia="Times New Roman" w:hAnsi="Arial" w:cs="Arial"/>
            <w:kern w:val="0"/>
            <w:sz w:val="21"/>
            <w:szCs w:val="21"/>
            <w14:ligatures w14:val="none"/>
          </w:rPr>
          <w:t>report with specific guidance on your next steps to improve your sleep healt</w:t>
        </w:r>
      </w:ins>
      <w:ins w:id="43" w:author="D Lewin" w:date="2026-01-08T08:44:00Z" w16du:dateUtc="2026-01-08T16:44:00Z">
        <w:r w:rsidR="00F148F3">
          <w:rPr>
            <w:rFonts w:ascii="Arial" w:eastAsia="Times New Roman" w:hAnsi="Arial" w:cs="Arial"/>
            <w:kern w:val="0"/>
            <w:sz w:val="21"/>
            <w:szCs w:val="21"/>
            <w14:ligatures w14:val="none"/>
          </w:rPr>
          <w:t>h or address a probable sleep disorder.</w:t>
        </w:r>
      </w:ins>
    </w:p>
    <w:p w14:paraId="25960D92" w14:textId="77777777" w:rsidR="00F148F3" w:rsidDel="004E2636" w:rsidRDefault="00F148F3" w:rsidP="00F148F3">
      <w:pPr>
        <w:spacing w:after="60" w:line="240" w:lineRule="auto"/>
        <w:outlineLvl w:val="2"/>
        <w:rPr>
          <w:del w:id="44" w:author="D Lewin" w:date="2026-01-08T08:49:00Z" w16du:dateUtc="2026-01-08T16:49:00Z"/>
          <w:rFonts w:ascii="Arial" w:eastAsia="Times New Roman" w:hAnsi="Arial" w:cs="Arial"/>
          <w:kern w:val="0"/>
          <w:sz w:val="21"/>
          <w:szCs w:val="21"/>
          <w14:ligatures w14:val="none"/>
        </w:rPr>
      </w:pPr>
      <w:r w:rsidRPr="00F148F3">
        <w:rPr>
          <w:rFonts w:ascii="Arial" w:eastAsia="Times New Roman" w:hAnsi="Arial" w:cs="Arial"/>
          <w:b/>
          <w:bCs/>
          <w:kern w:val="0"/>
          <w:sz w:val="27"/>
          <w:szCs w:val="27"/>
          <w14:ligatures w14:val="none"/>
        </w:rPr>
        <w:t xml:space="preserve">Expert </w:t>
      </w:r>
      <w:proofErr w:type="spellStart"/>
      <w:r w:rsidRPr="00F148F3">
        <w:rPr>
          <w:rFonts w:ascii="Arial" w:eastAsia="Times New Roman" w:hAnsi="Arial" w:cs="Arial"/>
          <w:b/>
          <w:bCs/>
          <w:kern w:val="0"/>
          <w:sz w:val="27"/>
          <w:szCs w:val="27"/>
          <w14:ligatures w14:val="none"/>
        </w:rPr>
        <w:t>Guidance</w:t>
      </w:r>
    </w:p>
    <w:p w14:paraId="7A2832C5" w14:textId="087C9F1F" w:rsidR="004E2636" w:rsidRPr="00F148F3" w:rsidRDefault="004E2636" w:rsidP="00F148F3">
      <w:pPr>
        <w:spacing w:after="60" w:line="240" w:lineRule="auto"/>
        <w:outlineLvl w:val="2"/>
        <w:rPr>
          <w:ins w:id="45" w:author="D Lewin" w:date="2026-01-08T08:49:00Z" w16du:dateUtc="2026-01-08T16:49:00Z"/>
          <w:rFonts w:ascii="Arial" w:eastAsia="Times New Roman" w:hAnsi="Arial" w:cs="Arial"/>
          <w:b/>
          <w:bCs/>
          <w:kern w:val="0"/>
          <w:sz w:val="27"/>
          <w:szCs w:val="27"/>
          <w14:ligatures w14:val="none"/>
        </w:rPr>
      </w:pPr>
      <w:ins w:id="46" w:author="D Lewin" w:date="2026-01-08T08:49:00Z" w16du:dateUtc="2026-01-08T16:49:00Z">
        <w:r>
          <w:rPr>
            <w:rFonts w:ascii="Arial" w:eastAsia="Times New Roman" w:hAnsi="Arial" w:cs="Arial"/>
            <w:kern w:val="0"/>
            <w:sz w:val="21"/>
            <w:szCs w:val="21"/>
            <w14:ligatures w14:val="none"/>
          </w:rPr>
          <w:t>Our</w:t>
        </w:r>
        <w:proofErr w:type="spellEnd"/>
        <w:r>
          <w:rPr>
            <w:rFonts w:ascii="Arial" w:eastAsia="Times New Roman" w:hAnsi="Arial" w:cs="Arial"/>
            <w:kern w:val="0"/>
            <w:sz w:val="21"/>
            <w:szCs w:val="21"/>
            <w14:ligatures w14:val="none"/>
          </w:rPr>
          <w:t xml:space="preserve"> website provides with you essential science based sleep information and will </w:t>
        </w:r>
        <w:proofErr w:type="spellStart"/>
        <w:r>
          <w:rPr>
            <w:rFonts w:ascii="Arial" w:eastAsia="Times New Roman" w:hAnsi="Arial" w:cs="Arial"/>
            <w:kern w:val="0"/>
            <w:sz w:val="21"/>
            <w:szCs w:val="21"/>
            <w14:ligatures w14:val="none"/>
          </w:rPr>
          <w:t>guid</w:t>
        </w:r>
        <w:proofErr w:type="spellEnd"/>
        <w:r>
          <w:rPr>
            <w:rFonts w:ascii="Arial" w:eastAsia="Times New Roman" w:hAnsi="Arial" w:cs="Arial"/>
            <w:kern w:val="0"/>
            <w:sz w:val="21"/>
            <w:szCs w:val="21"/>
            <w14:ligatures w14:val="none"/>
          </w:rPr>
          <w:t xml:space="preserve"> you toward the net steps to </w:t>
        </w:r>
        <w:proofErr w:type="spellStart"/>
        <w:r>
          <w:rPr>
            <w:rFonts w:ascii="Arial" w:eastAsia="Times New Roman" w:hAnsi="Arial" w:cs="Arial"/>
            <w:kern w:val="0"/>
            <w:sz w:val="21"/>
            <w:szCs w:val="21"/>
            <w14:ligatures w14:val="none"/>
          </w:rPr>
          <w:t>imporiv</w:t>
        </w:r>
      </w:ins>
      <w:ins w:id="47" w:author="D Lewin" w:date="2026-01-08T08:50:00Z" w16du:dateUtc="2026-01-08T16:50:00Z">
        <w:r>
          <w:rPr>
            <w:rFonts w:ascii="Arial" w:eastAsia="Times New Roman" w:hAnsi="Arial" w:cs="Arial"/>
            <w:kern w:val="0"/>
            <w:sz w:val="21"/>
            <w:szCs w:val="21"/>
            <w14:ligatures w14:val="none"/>
          </w:rPr>
          <w:t>e</w:t>
        </w:r>
        <w:proofErr w:type="spellEnd"/>
        <w:r>
          <w:rPr>
            <w:rFonts w:ascii="Arial" w:eastAsia="Times New Roman" w:hAnsi="Arial" w:cs="Arial"/>
            <w:kern w:val="0"/>
            <w:sz w:val="21"/>
            <w:szCs w:val="21"/>
            <w14:ligatures w14:val="none"/>
          </w:rPr>
          <w:t xml:space="preserve"> your sleep health and </w:t>
        </w:r>
        <w:proofErr w:type="spellStart"/>
        <w:r>
          <w:rPr>
            <w:rFonts w:ascii="Arial" w:eastAsia="Times New Roman" w:hAnsi="Arial" w:cs="Arial"/>
            <w:kern w:val="0"/>
            <w:sz w:val="21"/>
            <w:szCs w:val="21"/>
            <w14:ligatures w14:val="none"/>
          </w:rPr>
          <w:t>well being</w:t>
        </w:r>
        <w:proofErr w:type="spellEnd"/>
        <w:r>
          <w:rPr>
            <w:rFonts w:ascii="Arial" w:eastAsia="Times New Roman" w:hAnsi="Arial" w:cs="Arial"/>
            <w:kern w:val="0"/>
            <w:sz w:val="21"/>
            <w:szCs w:val="21"/>
            <w14:ligatures w14:val="none"/>
          </w:rPr>
          <w:t>.</w:t>
        </w:r>
      </w:ins>
    </w:p>
    <w:p w14:paraId="089371EF" w14:textId="56E4FF1A" w:rsidR="00F148F3" w:rsidRPr="00F148F3" w:rsidRDefault="00F148F3">
      <w:pPr>
        <w:spacing w:after="60" w:line="240" w:lineRule="auto"/>
        <w:outlineLvl w:val="2"/>
        <w:rPr>
          <w:rFonts w:ascii="Arial" w:eastAsia="Times New Roman" w:hAnsi="Arial" w:cs="Arial"/>
          <w:kern w:val="0"/>
          <w:sz w:val="21"/>
          <w:szCs w:val="21"/>
          <w14:ligatures w14:val="none"/>
        </w:rPr>
        <w:pPrChange w:id="48" w:author="D Lewin" w:date="2026-01-08T08:49:00Z" w16du:dateUtc="2026-01-08T16:49:00Z">
          <w:pPr>
            <w:spacing w:after="0" w:line="240" w:lineRule="auto"/>
          </w:pPr>
        </w:pPrChange>
      </w:pPr>
      <w:del w:id="49" w:author="D Lewin" w:date="2026-01-08T08:50:00Z" w16du:dateUtc="2026-01-08T16:50:00Z">
        <w:r w:rsidRPr="00F148F3" w:rsidDel="004E2636">
          <w:rPr>
            <w:rFonts w:ascii="Arial" w:eastAsia="Times New Roman" w:hAnsi="Arial" w:cs="Arial"/>
            <w:kern w:val="0"/>
            <w:sz w:val="21"/>
            <w:szCs w:val="21"/>
            <w14:ligatures w14:val="none"/>
          </w:rPr>
          <w:delText>Get r</w:delText>
        </w:r>
      </w:del>
      <w:ins w:id="50" w:author="D Lewin" w:date="2026-01-08T08:50:00Z" w16du:dateUtc="2026-01-08T16:50:00Z">
        <w:r w:rsidR="004E2636">
          <w:rPr>
            <w:rFonts w:ascii="Arial" w:eastAsia="Times New Roman" w:hAnsi="Arial" w:cs="Arial"/>
            <w:kern w:val="0"/>
            <w:sz w:val="21"/>
            <w:szCs w:val="21"/>
            <w14:ligatures w14:val="none"/>
          </w:rPr>
          <w:t>R</w:t>
        </w:r>
      </w:ins>
      <w:r w:rsidRPr="00F148F3">
        <w:rPr>
          <w:rFonts w:ascii="Arial" w:eastAsia="Times New Roman" w:hAnsi="Arial" w:cs="Arial"/>
          <w:kern w:val="0"/>
          <w:sz w:val="21"/>
          <w:szCs w:val="21"/>
          <w14:ligatures w14:val="none"/>
        </w:rPr>
        <w:t xml:space="preserve">ecommendations </w:t>
      </w:r>
      <w:ins w:id="51" w:author="D Lewin" w:date="2026-01-08T08:50:00Z" w16du:dateUtc="2026-01-08T16:50:00Z">
        <w:r w:rsidR="004E2636">
          <w:rPr>
            <w:rFonts w:ascii="Arial" w:eastAsia="Times New Roman" w:hAnsi="Arial" w:cs="Arial"/>
            <w:kern w:val="0"/>
            <w:sz w:val="21"/>
            <w:szCs w:val="21"/>
            <w14:ligatures w14:val="none"/>
          </w:rPr>
          <w:t xml:space="preserve">are provided by our board certified sleep doctors. </w:t>
        </w:r>
      </w:ins>
      <w:del w:id="52" w:author="D Lewin" w:date="2026-01-08T08:50:00Z" w16du:dateUtc="2026-01-08T16:50:00Z">
        <w:r w:rsidRPr="00F148F3" w:rsidDel="004E2636">
          <w:rPr>
            <w:rFonts w:ascii="Arial" w:eastAsia="Times New Roman" w:hAnsi="Arial" w:cs="Arial"/>
            <w:kern w:val="0"/>
            <w:sz w:val="21"/>
            <w:szCs w:val="21"/>
            <w14:ligatures w14:val="none"/>
          </w:rPr>
          <w:delText>based on 4 decades of sleep medicine expertise</w:delText>
        </w:r>
      </w:del>
    </w:p>
    <w:p w14:paraId="1B8693C6" w14:textId="0B16FEBD" w:rsidR="00F148F3" w:rsidRPr="00F148F3" w:rsidRDefault="00F148F3" w:rsidP="00F148F3">
      <w:pPr>
        <w:spacing w:after="0" w:line="240" w:lineRule="auto"/>
        <w:rPr>
          <w:rFonts w:ascii="Arial" w:eastAsia="Times New Roman" w:hAnsi="Arial" w:cs="Arial"/>
          <w:kern w:val="0"/>
          <w:sz w:val="21"/>
          <w:szCs w:val="21"/>
          <w14:ligatures w14:val="none"/>
        </w:rPr>
      </w:pPr>
      <w:r w:rsidRPr="00F148F3">
        <w:rPr>
          <w:rFonts w:ascii="Arial" w:eastAsia="Times New Roman" w:hAnsi="Arial" w:cs="Arial"/>
          <w:b/>
          <w:bCs/>
          <w:kern w:val="0"/>
          <w:sz w:val="21"/>
          <w:szCs w:val="21"/>
          <w14:ligatures w14:val="none"/>
        </w:rPr>
        <w:t>Your Privacy is Protected</w:t>
      </w:r>
      <w:r w:rsidRPr="00F148F3">
        <w:rPr>
          <w:rFonts w:ascii="Arial" w:eastAsia="Times New Roman" w:hAnsi="Arial" w:cs="Arial"/>
          <w:kern w:val="0"/>
          <w:sz w:val="21"/>
          <w:szCs w:val="21"/>
          <w14:ligatures w14:val="none"/>
        </w:rPr>
        <w:br/>
        <w:t>The information provided will be de-identified and not linked to you unless you choose to receive services from our sleep experts. We are bound by federal and state laws to protect your privacy.</w:t>
      </w:r>
    </w:p>
    <w:p w14:paraId="14DFE461" w14:textId="77777777" w:rsidR="00F148F3" w:rsidRDefault="00F148F3" w:rsidP="00F148F3">
      <w:pPr>
        <w:spacing w:after="0" w:line="240" w:lineRule="auto"/>
        <w:rPr>
          <w:ins w:id="53" w:author="D Lewin" w:date="2026-01-09T03:50:00Z" w16du:dateUtc="2026-01-09T11:50:00Z"/>
          <w:rFonts w:ascii="Arial" w:eastAsia="Times New Roman" w:hAnsi="Arial" w:cs="Arial"/>
          <w:b/>
          <w:bCs/>
          <w:kern w:val="0"/>
          <w:sz w:val="21"/>
          <w:szCs w:val="21"/>
          <w14:ligatures w14:val="none"/>
        </w:rPr>
      </w:pPr>
      <w:r w:rsidRPr="00F148F3">
        <w:rPr>
          <w:rFonts w:ascii="Arial" w:eastAsia="Times New Roman" w:hAnsi="Arial" w:cs="Arial"/>
          <w:b/>
          <w:bCs/>
          <w:kern w:val="0"/>
          <w:sz w:val="21"/>
          <w:szCs w:val="21"/>
          <w14:ligatures w14:val="none"/>
        </w:rPr>
        <w:t>Before You Begin</w:t>
      </w:r>
    </w:p>
    <w:p w14:paraId="20CABA32" w14:textId="77777777" w:rsidR="00DF6A68" w:rsidRDefault="00DF6A68" w:rsidP="00F148F3">
      <w:pPr>
        <w:spacing w:after="0" w:line="240" w:lineRule="auto"/>
        <w:rPr>
          <w:ins w:id="54" w:author="D Lewin" w:date="2026-01-09T03:50:00Z" w16du:dateUtc="2026-01-09T11:50:00Z"/>
          <w:rFonts w:ascii="Arial" w:eastAsia="Times New Roman" w:hAnsi="Arial" w:cs="Arial"/>
          <w:b/>
          <w:bCs/>
          <w:kern w:val="0"/>
          <w:sz w:val="21"/>
          <w:szCs w:val="21"/>
          <w14:ligatures w14:val="none"/>
        </w:rPr>
      </w:pPr>
    </w:p>
    <w:p w14:paraId="311EC901" w14:textId="77777777" w:rsidR="00DF6A68" w:rsidRPr="00F148F3" w:rsidRDefault="00DF6A68" w:rsidP="00F148F3">
      <w:pPr>
        <w:spacing w:after="0" w:line="240" w:lineRule="auto"/>
        <w:rPr>
          <w:rFonts w:ascii="Arial" w:eastAsia="Times New Roman" w:hAnsi="Arial" w:cs="Arial"/>
          <w:kern w:val="0"/>
          <w:sz w:val="21"/>
          <w:szCs w:val="21"/>
          <w14:ligatures w14:val="none"/>
        </w:rPr>
      </w:pPr>
    </w:p>
    <w:p w14:paraId="57F45936" w14:textId="77777777" w:rsidR="00F148F3" w:rsidRDefault="00F148F3" w:rsidP="00725B73">
      <w:pPr>
        <w:spacing w:after="0" w:line="240" w:lineRule="auto"/>
        <w:rPr>
          <w:ins w:id="55" w:author="D Lewin" w:date="2026-01-08T08:41:00Z" w16du:dateUtc="2026-01-08T16:41:00Z"/>
          <w:rFonts w:ascii="Arial" w:eastAsia="Times New Roman" w:hAnsi="Arial" w:cs="Arial"/>
          <w:b/>
          <w:bCs/>
          <w:kern w:val="0"/>
          <w:sz w:val="21"/>
          <w:szCs w:val="21"/>
          <w14:ligatures w14:val="none"/>
        </w:rPr>
      </w:pPr>
    </w:p>
    <w:p w14:paraId="06D21402" w14:textId="77777777" w:rsidR="00F148F3" w:rsidRDefault="00F148F3" w:rsidP="00725B73">
      <w:pPr>
        <w:spacing w:after="0" w:line="240" w:lineRule="auto"/>
        <w:rPr>
          <w:ins w:id="56" w:author="D Lewin" w:date="2026-01-08T08:41:00Z" w16du:dateUtc="2026-01-08T16:41:00Z"/>
          <w:rFonts w:ascii="Arial" w:eastAsia="Times New Roman" w:hAnsi="Arial" w:cs="Arial"/>
          <w:b/>
          <w:bCs/>
          <w:kern w:val="0"/>
          <w:sz w:val="21"/>
          <w:szCs w:val="21"/>
          <w14:ligatures w14:val="none"/>
        </w:rPr>
      </w:pPr>
    </w:p>
    <w:p w14:paraId="5591A475" w14:textId="77777777" w:rsidR="00F148F3" w:rsidRDefault="00F148F3" w:rsidP="00725B73">
      <w:pPr>
        <w:spacing w:after="0" w:line="240" w:lineRule="auto"/>
        <w:rPr>
          <w:ins w:id="57" w:author="D Lewin" w:date="2026-01-08T08:41:00Z" w16du:dateUtc="2026-01-08T16:41:00Z"/>
          <w:rFonts w:ascii="Arial" w:eastAsia="Times New Roman" w:hAnsi="Arial" w:cs="Arial"/>
          <w:b/>
          <w:bCs/>
          <w:kern w:val="0"/>
          <w:sz w:val="21"/>
          <w:szCs w:val="21"/>
          <w14:ligatures w14:val="none"/>
        </w:rPr>
      </w:pPr>
    </w:p>
    <w:p w14:paraId="07F4FB6F" w14:textId="77777777" w:rsidR="00F148F3" w:rsidRDefault="00F148F3" w:rsidP="00725B73">
      <w:pPr>
        <w:spacing w:after="0" w:line="240" w:lineRule="auto"/>
        <w:rPr>
          <w:ins w:id="58" w:author="D Lewin" w:date="2026-01-08T08:41:00Z" w16du:dateUtc="2026-01-08T16:41:00Z"/>
          <w:rFonts w:ascii="Arial" w:eastAsia="Times New Roman" w:hAnsi="Arial" w:cs="Arial"/>
          <w:b/>
          <w:bCs/>
          <w:kern w:val="0"/>
          <w:sz w:val="21"/>
          <w:szCs w:val="21"/>
          <w14:ligatures w14:val="none"/>
        </w:rPr>
      </w:pPr>
    </w:p>
    <w:p w14:paraId="6353DDC8" w14:textId="77777777" w:rsidR="00F148F3" w:rsidRDefault="00F148F3" w:rsidP="00725B73">
      <w:pPr>
        <w:spacing w:after="0" w:line="240" w:lineRule="auto"/>
        <w:rPr>
          <w:ins w:id="59" w:author="D Lewin" w:date="2026-01-08T08:41:00Z" w16du:dateUtc="2026-01-08T16:41:00Z"/>
          <w:rFonts w:ascii="Arial" w:eastAsia="Times New Roman" w:hAnsi="Arial" w:cs="Arial"/>
          <w:b/>
          <w:bCs/>
          <w:kern w:val="0"/>
          <w:sz w:val="21"/>
          <w:szCs w:val="21"/>
          <w14:ligatures w14:val="none"/>
        </w:rPr>
      </w:pPr>
    </w:p>
    <w:p w14:paraId="0123074F" w14:textId="77777777" w:rsidR="00F148F3" w:rsidRDefault="00F148F3" w:rsidP="00725B73">
      <w:pPr>
        <w:spacing w:after="0" w:line="240" w:lineRule="auto"/>
        <w:rPr>
          <w:ins w:id="60" w:author="D Lewin" w:date="2026-01-08T08:41:00Z" w16du:dateUtc="2026-01-08T16:41:00Z"/>
          <w:rFonts w:ascii="Arial" w:eastAsia="Times New Roman" w:hAnsi="Arial" w:cs="Arial"/>
          <w:b/>
          <w:bCs/>
          <w:kern w:val="0"/>
          <w:sz w:val="21"/>
          <w:szCs w:val="21"/>
          <w14:ligatures w14:val="none"/>
        </w:rPr>
      </w:pPr>
    </w:p>
    <w:p w14:paraId="59D203A9" w14:textId="1425971E" w:rsidR="00725B73" w:rsidRDefault="00725B73" w:rsidP="00725B73">
      <w:pPr>
        <w:spacing w:after="0" w:line="240" w:lineRule="auto"/>
        <w:rPr>
          <w:ins w:id="61" w:author="D Lewin" w:date="2026-01-08T08:41:00Z" w16du:dateUtc="2026-01-08T16:41:00Z"/>
          <w:rFonts w:ascii="Arial" w:eastAsia="Times New Roman" w:hAnsi="Arial" w:cs="Arial"/>
          <w:b/>
          <w:bCs/>
          <w:kern w:val="0"/>
          <w:sz w:val="21"/>
          <w:szCs w:val="21"/>
          <w14:ligatures w14:val="none"/>
        </w:rPr>
      </w:pPr>
      <w:ins w:id="62" w:author="D Lewin" w:date="2026-01-08T08:16:00Z" w16du:dateUtc="2026-01-08T16:16:00Z">
        <w:r>
          <w:rPr>
            <w:rFonts w:ascii="Arial" w:eastAsia="Times New Roman" w:hAnsi="Arial" w:cs="Arial"/>
            <w:b/>
            <w:bCs/>
            <w:kern w:val="0"/>
            <w:sz w:val="21"/>
            <w:szCs w:val="21"/>
            <w14:ligatures w14:val="none"/>
          </w:rPr>
          <w:t>P. 1</w:t>
        </w:r>
      </w:ins>
    </w:p>
    <w:p w14:paraId="0CC16EA0" w14:textId="77777777" w:rsidR="00F148F3" w:rsidRDefault="00F148F3" w:rsidP="00725B73">
      <w:pPr>
        <w:spacing w:after="0" w:line="240" w:lineRule="auto"/>
        <w:rPr>
          <w:ins w:id="63" w:author="D Lewin" w:date="2026-01-08T08:16:00Z" w16du:dateUtc="2026-01-08T16:16:00Z"/>
          <w:rFonts w:ascii="Arial" w:eastAsia="Times New Roman" w:hAnsi="Arial" w:cs="Arial"/>
          <w:b/>
          <w:bCs/>
          <w:kern w:val="0"/>
          <w:sz w:val="21"/>
          <w:szCs w:val="21"/>
          <w14:ligatures w14:val="none"/>
        </w:rPr>
      </w:pPr>
    </w:p>
    <w:p w14:paraId="3534C89E" w14:textId="07516D12" w:rsidR="00725B73" w:rsidRPr="00725B73" w:rsidRDefault="00725B73" w:rsidP="00725B73">
      <w:pPr>
        <w:spacing w:after="0" w:line="240" w:lineRule="auto"/>
        <w:rPr>
          <w:rFonts w:ascii="Times New Roman" w:eastAsia="Times New Roman" w:hAnsi="Times New Roman" w:cs="Times New Roman"/>
          <w:kern w:val="0"/>
          <w14:ligatures w14:val="none"/>
        </w:rPr>
      </w:pPr>
      <w:r w:rsidRPr="00725B73">
        <w:rPr>
          <w:rFonts w:ascii="Arial" w:eastAsia="Times New Roman" w:hAnsi="Arial" w:cs="Arial"/>
          <w:b/>
          <w:bCs/>
          <w:kern w:val="0"/>
          <w:sz w:val="21"/>
          <w:szCs w:val="21"/>
          <w14:ligatures w14:val="none"/>
        </w:rPr>
        <w:t>Age-Related Sleep Changes</w:t>
      </w:r>
      <w:r w:rsidRPr="00725B73">
        <w:rPr>
          <w:rFonts w:ascii="Arial" w:eastAsia="Times New Roman" w:hAnsi="Arial" w:cs="Arial"/>
          <w:kern w:val="0"/>
          <w:sz w:val="21"/>
          <w:szCs w:val="21"/>
          <w14:ligatures w14:val="none"/>
        </w:rPr>
        <w:br/>
        <w:t xml:space="preserve">Sleep </w:t>
      </w:r>
      <w:del w:id="64" w:author="D Lewin" w:date="2026-01-08T08:14:00Z" w16du:dateUtc="2026-01-08T16:14:00Z">
        <w:r w:rsidRPr="00725B73" w:rsidDel="00725B73">
          <w:rPr>
            <w:rFonts w:ascii="Arial" w:eastAsia="Times New Roman" w:hAnsi="Arial" w:cs="Arial"/>
            <w:kern w:val="0"/>
            <w:sz w:val="21"/>
            <w:szCs w:val="21"/>
            <w14:ligatures w14:val="none"/>
          </w:rPr>
          <w:delText>patterns</w:delText>
        </w:r>
      </w:del>
      <w:r w:rsidRPr="00725B73">
        <w:rPr>
          <w:rFonts w:ascii="Arial" w:eastAsia="Times New Roman" w:hAnsi="Arial" w:cs="Arial"/>
          <w:kern w:val="0"/>
          <w:sz w:val="21"/>
          <w:szCs w:val="21"/>
          <w14:ligatures w14:val="none"/>
        </w:rPr>
        <w:t xml:space="preserve"> naturally change with age. After </w:t>
      </w:r>
      <w:ins w:id="65" w:author="D Lewin" w:date="2026-01-08T08:14:00Z" w16du:dateUtc="2026-01-08T16:14:00Z">
        <w:r>
          <w:rPr>
            <w:rFonts w:ascii="Arial" w:eastAsia="Times New Roman" w:hAnsi="Arial" w:cs="Arial"/>
            <w:kern w:val="0"/>
            <w:sz w:val="21"/>
            <w:szCs w:val="21"/>
            <w14:ligatures w14:val="none"/>
          </w:rPr>
          <w:t>55</w:t>
        </w:r>
      </w:ins>
      <w:del w:id="66" w:author="D Lewin" w:date="2026-01-08T08:14:00Z" w16du:dateUtc="2026-01-08T16:14:00Z">
        <w:r w:rsidRPr="00725B73" w:rsidDel="00725B73">
          <w:rPr>
            <w:rFonts w:ascii="Arial" w:eastAsia="Times New Roman" w:hAnsi="Arial" w:cs="Arial"/>
            <w:kern w:val="0"/>
            <w:sz w:val="21"/>
            <w:szCs w:val="21"/>
            <w14:ligatures w14:val="none"/>
          </w:rPr>
          <w:delText>65</w:delText>
        </w:r>
      </w:del>
      <w:r w:rsidRPr="00725B73">
        <w:rPr>
          <w:rFonts w:ascii="Arial" w:eastAsia="Times New Roman" w:hAnsi="Arial" w:cs="Arial"/>
          <w:kern w:val="0"/>
          <w:sz w:val="21"/>
          <w:szCs w:val="21"/>
          <w14:ligatures w14:val="none"/>
        </w:rPr>
        <w:t>, it's common to experience:</w:t>
      </w:r>
    </w:p>
    <w:p w14:paraId="450112B1" w14:textId="424F47F4" w:rsidR="00725B73" w:rsidRPr="00725B73" w:rsidRDefault="00725B73" w:rsidP="00725B73">
      <w:pPr>
        <w:numPr>
          <w:ilvl w:val="0"/>
          <w:numId w:val="1"/>
        </w:numPr>
        <w:spacing w:after="0" w:line="240" w:lineRule="auto"/>
        <w:rPr>
          <w:rFonts w:ascii="Arial" w:eastAsia="Times New Roman" w:hAnsi="Arial" w:cs="Arial"/>
          <w:kern w:val="0"/>
          <w:sz w:val="21"/>
          <w:szCs w:val="21"/>
          <w14:ligatures w14:val="none"/>
        </w:rPr>
      </w:pPr>
      <w:proofErr w:type="gramStart"/>
      <w:ins w:id="67" w:author="D Lewin" w:date="2026-01-08T08:14:00Z" w16du:dateUtc="2026-01-08T16:14:00Z">
        <w:r>
          <w:rPr>
            <w:rFonts w:ascii="Arial" w:eastAsia="Times New Roman" w:hAnsi="Arial" w:cs="Arial"/>
            <w:kern w:val="0"/>
            <w:sz w:val="21"/>
            <w:szCs w:val="21"/>
            <w14:ligatures w14:val="none"/>
          </w:rPr>
          <w:t xml:space="preserve">Increasingly </w:t>
        </w:r>
      </w:ins>
      <w:r w:rsidRPr="00725B73">
        <w:rPr>
          <w:rFonts w:ascii="Arial" w:eastAsia="Times New Roman" w:hAnsi="Arial" w:cs="Arial"/>
          <w:kern w:val="0"/>
          <w:sz w:val="21"/>
          <w:szCs w:val="21"/>
          <w14:ligatures w14:val="none"/>
        </w:rPr>
        <w:t>Earlier bedtimes</w:t>
      </w:r>
      <w:proofErr w:type="gramEnd"/>
      <w:r w:rsidRPr="00725B73">
        <w:rPr>
          <w:rFonts w:ascii="Arial" w:eastAsia="Times New Roman" w:hAnsi="Arial" w:cs="Arial"/>
          <w:kern w:val="0"/>
          <w:sz w:val="21"/>
          <w:szCs w:val="21"/>
          <w14:ligatures w14:val="none"/>
        </w:rPr>
        <w:t xml:space="preserve"> and wake time</w:t>
      </w:r>
      <w:ins w:id="68" w:author="D Lewin" w:date="2026-01-08T08:14:00Z" w16du:dateUtc="2026-01-08T16:14:00Z">
        <w:r>
          <w:rPr>
            <w:rFonts w:ascii="Arial" w:eastAsia="Times New Roman" w:hAnsi="Arial" w:cs="Arial"/>
            <w:kern w:val="0"/>
            <w:sz w:val="21"/>
            <w:szCs w:val="21"/>
            <w14:ligatures w14:val="none"/>
          </w:rPr>
          <w:t>s</w:t>
        </w:r>
      </w:ins>
      <w:del w:id="69" w:author="D Lewin" w:date="2026-01-08T08:14:00Z" w16du:dateUtc="2026-01-08T16:14:00Z">
        <w:r w:rsidRPr="00725B73" w:rsidDel="00725B73">
          <w:rPr>
            <w:rFonts w:ascii="Arial" w:eastAsia="Times New Roman" w:hAnsi="Arial" w:cs="Arial"/>
            <w:kern w:val="0"/>
            <w:sz w:val="21"/>
            <w:szCs w:val="21"/>
            <w14:ligatures w14:val="none"/>
          </w:rPr>
          <w:delText>s (advanced sleep phase)</w:delText>
        </w:r>
      </w:del>
    </w:p>
    <w:p w14:paraId="5536DA1B" w14:textId="77777777" w:rsidR="00725B73" w:rsidRPr="00725B73" w:rsidRDefault="00725B73" w:rsidP="00725B73">
      <w:pPr>
        <w:numPr>
          <w:ilvl w:val="0"/>
          <w:numId w:val="1"/>
        </w:numPr>
        <w:spacing w:after="0" w:line="240" w:lineRule="auto"/>
        <w:rPr>
          <w:rFonts w:ascii="Arial" w:eastAsia="Times New Roman" w:hAnsi="Arial" w:cs="Arial"/>
          <w:kern w:val="0"/>
          <w:sz w:val="21"/>
          <w:szCs w:val="21"/>
          <w14:ligatures w14:val="none"/>
        </w:rPr>
      </w:pPr>
      <w:r w:rsidRPr="00725B73">
        <w:rPr>
          <w:rFonts w:ascii="Arial" w:eastAsia="Times New Roman" w:hAnsi="Arial" w:cs="Arial"/>
          <w:kern w:val="0"/>
          <w:sz w:val="21"/>
          <w:szCs w:val="21"/>
          <w14:ligatures w14:val="none"/>
        </w:rPr>
        <w:t>More frequent nighttime awakenings</w:t>
      </w:r>
    </w:p>
    <w:p w14:paraId="345A146D" w14:textId="50C44DDD" w:rsidR="00725B73" w:rsidRPr="00725B73" w:rsidRDefault="00725B73" w:rsidP="00725B73">
      <w:pPr>
        <w:numPr>
          <w:ilvl w:val="0"/>
          <w:numId w:val="1"/>
        </w:numPr>
        <w:spacing w:after="0" w:line="240" w:lineRule="auto"/>
        <w:rPr>
          <w:rFonts w:ascii="Arial" w:eastAsia="Times New Roman" w:hAnsi="Arial" w:cs="Arial"/>
          <w:kern w:val="0"/>
          <w:sz w:val="21"/>
          <w:szCs w:val="21"/>
          <w14:ligatures w14:val="none"/>
        </w:rPr>
      </w:pPr>
      <w:ins w:id="70" w:author="D Lewin" w:date="2026-01-08T08:15:00Z" w16du:dateUtc="2026-01-08T16:15:00Z">
        <w:r>
          <w:rPr>
            <w:rFonts w:ascii="Arial" w:eastAsia="Times New Roman" w:hAnsi="Arial" w:cs="Arial"/>
            <w:kern w:val="0"/>
            <w:sz w:val="21"/>
            <w:szCs w:val="21"/>
            <w14:ligatures w14:val="none"/>
          </w:rPr>
          <w:t>Perceiving sleep as l</w:t>
        </w:r>
      </w:ins>
      <w:del w:id="71" w:author="D Lewin" w:date="2026-01-08T08:15:00Z" w16du:dateUtc="2026-01-08T16:15:00Z">
        <w:r w:rsidRPr="00725B73" w:rsidDel="00725B73">
          <w:rPr>
            <w:rFonts w:ascii="Arial" w:eastAsia="Times New Roman" w:hAnsi="Arial" w:cs="Arial"/>
            <w:kern w:val="0"/>
            <w:sz w:val="21"/>
            <w:szCs w:val="21"/>
            <w14:ligatures w14:val="none"/>
          </w:rPr>
          <w:delText>L</w:delText>
        </w:r>
      </w:del>
      <w:r w:rsidRPr="00725B73">
        <w:rPr>
          <w:rFonts w:ascii="Arial" w:eastAsia="Times New Roman" w:hAnsi="Arial" w:cs="Arial"/>
          <w:kern w:val="0"/>
          <w:sz w:val="21"/>
          <w:szCs w:val="21"/>
          <w14:ligatures w14:val="none"/>
        </w:rPr>
        <w:t xml:space="preserve">ighter </w:t>
      </w:r>
      <w:ins w:id="72" w:author="D Lewin" w:date="2026-01-08T08:15:00Z" w16du:dateUtc="2026-01-08T16:15:00Z">
        <w:r>
          <w:rPr>
            <w:rFonts w:ascii="Arial" w:eastAsia="Times New Roman" w:hAnsi="Arial" w:cs="Arial"/>
            <w:kern w:val="0"/>
            <w:sz w:val="21"/>
            <w:szCs w:val="21"/>
            <w14:ligatures w14:val="none"/>
          </w:rPr>
          <w:t xml:space="preserve"> and more disrupted</w:t>
        </w:r>
      </w:ins>
      <w:del w:id="73" w:author="D Lewin" w:date="2026-01-08T08:15:00Z" w16du:dateUtc="2026-01-08T16:15:00Z">
        <w:r w:rsidRPr="00725B73" w:rsidDel="00725B73">
          <w:rPr>
            <w:rFonts w:ascii="Arial" w:eastAsia="Times New Roman" w:hAnsi="Arial" w:cs="Arial"/>
            <w:kern w:val="0"/>
            <w:sz w:val="21"/>
            <w:szCs w:val="21"/>
            <w14:ligatures w14:val="none"/>
          </w:rPr>
          <w:delText>sleep with less deep sleep</w:delText>
        </w:r>
      </w:del>
    </w:p>
    <w:p w14:paraId="7ECE7289" w14:textId="1BF47F5A" w:rsidR="00725B73" w:rsidRPr="00725B73" w:rsidDel="00725B73" w:rsidRDefault="00725B73" w:rsidP="00725B73">
      <w:pPr>
        <w:numPr>
          <w:ilvl w:val="0"/>
          <w:numId w:val="1"/>
        </w:numPr>
        <w:spacing w:after="0" w:line="240" w:lineRule="auto"/>
        <w:rPr>
          <w:del w:id="74" w:author="D Lewin" w:date="2026-01-08T08:15:00Z" w16du:dateUtc="2026-01-08T16:15:00Z"/>
          <w:rFonts w:ascii="Arial" w:eastAsia="Times New Roman" w:hAnsi="Arial" w:cs="Arial"/>
          <w:kern w:val="0"/>
          <w:sz w:val="21"/>
          <w:szCs w:val="21"/>
          <w14:ligatures w14:val="none"/>
        </w:rPr>
      </w:pPr>
      <w:del w:id="75" w:author="D Lewin" w:date="2026-01-08T08:15:00Z" w16du:dateUtc="2026-01-08T16:15:00Z">
        <w:r w:rsidRPr="00725B73" w:rsidDel="00725B73">
          <w:rPr>
            <w:rFonts w:ascii="Arial" w:eastAsia="Times New Roman" w:hAnsi="Arial" w:cs="Arial"/>
            <w:kern w:val="0"/>
            <w:sz w:val="21"/>
            <w:szCs w:val="21"/>
            <w14:ligatures w14:val="none"/>
          </w:rPr>
          <w:delText>Increased daytime napping</w:delText>
        </w:r>
      </w:del>
    </w:p>
    <w:p w14:paraId="4CD83E3B" w14:textId="6294D031" w:rsidR="00725B73" w:rsidRDefault="00725B73" w:rsidP="00725B73">
      <w:pPr>
        <w:rPr>
          <w:ins w:id="76" w:author="D Lewin" w:date="2026-01-08T08:19:00Z" w16du:dateUtc="2026-01-08T16:19:00Z"/>
          <w:rFonts w:ascii="Arial" w:eastAsia="Times New Roman" w:hAnsi="Arial" w:cs="Arial"/>
          <w:kern w:val="0"/>
          <w:sz w:val="21"/>
          <w:szCs w:val="21"/>
          <w14:ligatures w14:val="none"/>
        </w:rPr>
      </w:pPr>
      <w:r w:rsidRPr="00725B73">
        <w:rPr>
          <w:rFonts w:ascii="Arial" w:eastAsia="Times New Roman" w:hAnsi="Arial" w:cs="Arial"/>
          <w:kern w:val="0"/>
          <w:sz w:val="21"/>
          <w:szCs w:val="21"/>
          <w14:ligatures w14:val="none"/>
        </w:rPr>
        <w:t>These changes are n</w:t>
      </w:r>
      <w:ins w:id="77" w:author="D Lewin" w:date="2026-01-08T08:26:00Z" w16du:dateUtc="2026-01-08T16:26:00Z">
        <w:r w:rsidR="00433D93">
          <w:rPr>
            <w:rFonts w:ascii="Arial" w:eastAsia="Times New Roman" w:hAnsi="Arial" w:cs="Arial"/>
            <w:kern w:val="0"/>
            <w:sz w:val="21"/>
            <w:szCs w:val="21"/>
            <w14:ligatures w14:val="none"/>
          </w:rPr>
          <w:t xml:space="preserve">ormal and </w:t>
        </w:r>
      </w:ins>
      <w:ins w:id="78" w:author="D Lewin" w:date="2026-01-08T08:27:00Z" w16du:dateUtc="2026-01-08T16:27:00Z">
        <w:r w:rsidR="00433D93">
          <w:rPr>
            <w:rFonts w:ascii="Arial" w:eastAsia="Times New Roman" w:hAnsi="Arial" w:cs="Arial"/>
            <w:kern w:val="0"/>
            <w:sz w:val="21"/>
            <w:szCs w:val="21"/>
            <w14:ligatures w14:val="none"/>
          </w:rPr>
          <w:t>you</w:t>
        </w:r>
      </w:ins>
      <w:ins w:id="79" w:author="D Lewin" w:date="2026-01-08T08:26:00Z" w16du:dateUtc="2026-01-08T16:26:00Z">
        <w:r w:rsidR="00433D93">
          <w:rPr>
            <w:rFonts w:ascii="Arial" w:eastAsia="Times New Roman" w:hAnsi="Arial" w:cs="Arial"/>
            <w:kern w:val="0"/>
            <w:sz w:val="21"/>
            <w:szCs w:val="21"/>
            <w14:ligatures w14:val="none"/>
          </w:rPr>
          <w:t xml:space="preserve"> will</w:t>
        </w:r>
      </w:ins>
      <w:ins w:id="80" w:author="D Lewin" w:date="2026-01-08T08:27:00Z" w16du:dateUtc="2026-01-08T16:27:00Z">
        <w:r w:rsidR="00433D93">
          <w:rPr>
            <w:rFonts w:ascii="Arial" w:eastAsia="Times New Roman" w:hAnsi="Arial" w:cs="Arial"/>
            <w:kern w:val="0"/>
            <w:sz w:val="21"/>
            <w:szCs w:val="21"/>
            <w14:ligatures w14:val="none"/>
          </w:rPr>
          <w:t xml:space="preserve"> receive </w:t>
        </w:r>
      </w:ins>
      <w:ins w:id="81" w:author="D Lewin" w:date="2026-01-08T08:26:00Z" w16du:dateUtc="2026-01-08T16:26:00Z">
        <w:r w:rsidR="00433D93">
          <w:rPr>
            <w:rFonts w:ascii="Arial" w:eastAsia="Times New Roman" w:hAnsi="Arial" w:cs="Arial"/>
            <w:kern w:val="0"/>
            <w:sz w:val="21"/>
            <w:szCs w:val="21"/>
            <w14:ligatures w14:val="none"/>
          </w:rPr>
          <w:t>personalized gui</w:t>
        </w:r>
      </w:ins>
      <w:ins w:id="82" w:author="D Lewin" w:date="2026-01-08T08:27:00Z" w16du:dateUtc="2026-01-08T16:27:00Z">
        <w:r w:rsidR="00433D93">
          <w:rPr>
            <w:rFonts w:ascii="Arial" w:eastAsia="Times New Roman" w:hAnsi="Arial" w:cs="Arial"/>
            <w:kern w:val="0"/>
            <w:sz w:val="21"/>
            <w:szCs w:val="21"/>
            <w14:ligatures w14:val="none"/>
          </w:rPr>
          <w:t xml:space="preserve">dance in the sleep report to improve your sleep health and quality of life. </w:t>
        </w:r>
      </w:ins>
      <w:del w:id="83" w:author="D Lewin" w:date="2026-01-08T08:26:00Z" w16du:dateUtc="2026-01-08T16:26:00Z">
        <w:r w:rsidRPr="00725B73" w:rsidDel="00433D93">
          <w:rPr>
            <w:rFonts w:ascii="Arial" w:eastAsia="Times New Roman" w:hAnsi="Arial" w:cs="Arial"/>
            <w:kern w:val="0"/>
            <w:sz w:val="21"/>
            <w:szCs w:val="21"/>
            <w14:ligatures w14:val="none"/>
          </w:rPr>
          <w:delText>orma</w:delText>
        </w:r>
      </w:del>
      <w:del w:id="84" w:author="D Lewin" w:date="2026-01-08T08:16:00Z" w16du:dateUtc="2026-01-08T16:16:00Z">
        <w:r w:rsidRPr="00725B73" w:rsidDel="00725B73">
          <w:rPr>
            <w:rFonts w:ascii="Arial" w:eastAsia="Times New Roman" w:hAnsi="Arial" w:cs="Arial"/>
            <w:kern w:val="0"/>
            <w:sz w:val="21"/>
            <w:szCs w:val="21"/>
            <w14:ligatures w14:val="none"/>
          </w:rPr>
          <w:delText>l, but if they significantly</w:delText>
        </w:r>
      </w:del>
      <w:del w:id="85" w:author="D Lewin" w:date="2026-01-08T08:27:00Z" w16du:dateUtc="2026-01-08T16:27:00Z">
        <w:r w:rsidRPr="00725B73" w:rsidDel="00433D93">
          <w:rPr>
            <w:rFonts w:ascii="Arial" w:eastAsia="Times New Roman" w:hAnsi="Arial" w:cs="Arial"/>
            <w:kern w:val="0"/>
            <w:sz w:val="21"/>
            <w:szCs w:val="21"/>
            <w14:ligatures w14:val="none"/>
          </w:rPr>
          <w:delText xml:space="preserve"> impact your quality of life, treatments are available.</w:delText>
        </w:r>
      </w:del>
    </w:p>
    <w:p w14:paraId="22187FE7" w14:textId="77777777" w:rsidR="00725B73" w:rsidRDefault="00725B73" w:rsidP="00725B73">
      <w:pPr>
        <w:rPr>
          <w:ins w:id="86" w:author="D Lewin" w:date="2026-01-08T08:19:00Z" w16du:dateUtc="2026-01-08T16:19:00Z"/>
          <w:rFonts w:ascii="Arial" w:eastAsia="Times New Roman" w:hAnsi="Arial" w:cs="Arial"/>
          <w:kern w:val="0"/>
          <w:sz w:val="21"/>
          <w:szCs w:val="21"/>
          <w14:ligatures w14:val="none"/>
        </w:rPr>
      </w:pPr>
    </w:p>
    <w:p w14:paraId="0487712B" w14:textId="24CF8534" w:rsidR="00725B73" w:rsidRDefault="00725B73" w:rsidP="00725B73">
      <w:pPr>
        <w:rPr>
          <w:ins w:id="87" w:author="D Lewin" w:date="2026-01-08T09:03:00Z" w16du:dateUtc="2026-01-08T17:03:00Z"/>
          <w:rFonts w:ascii="Arial" w:hAnsi="Arial" w:cs="Arial"/>
          <w:sz w:val="21"/>
          <w:szCs w:val="21"/>
        </w:rPr>
      </w:pPr>
      <w:ins w:id="88" w:author="D Lewin" w:date="2026-01-08T08:20:00Z" w16du:dateUtc="2026-01-08T16:20:00Z">
        <w:r>
          <w:rPr>
            <w:rFonts w:ascii="Arial" w:hAnsi="Arial" w:cs="Arial"/>
            <w:sz w:val="21"/>
            <w:szCs w:val="21"/>
          </w:rPr>
          <w:lastRenderedPageBreak/>
          <w:t xml:space="preserve">Prior to the age of 25 there is </w:t>
        </w:r>
      </w:ins>
      <w:ins w:id="89" w:author="D Lewin" w:date="2026-01-08T08:22:00Z" w16du:dateUtc="2026-01-08T16:22:00Z">
        <w:r>
          <w:rPr>
            <w:rFonts w:ascii="Arial" w:hAnsi="Arial" w:cs="Arial"/>
            <w:sz w:val="21"/>
            <w:szCs w:val="21"/>
          </w:rPr>
          <w:t>biological</w:t>
        </w:r>
      </w:ins>
      <w:ins w:id="90" w:author="D Lewin" w:date="2026-01-08T08:20:00Z" w16du:dateUtc="2026-01-08T16:20:00Z">
        <w:r>
          <w:rPr>
            <w:rFonts w:ascii="Arial" w:hAnsi="Arial" w:cs="Arial"/>
            <w:sz w:val="21"/>
            <w:szCs w:val="21"/>
          </w:rPr>
          <w:t xml:space="preserve"> tendency for </w:t>
        </w:r>
      </w:ins>
      <w:del w:id="91" w:author="D Lewin" w:date="2026-01-08T08:20:00Z" w16du:dateUtc="2026-01-08T16:20:00Z">
        <w:r w:rsidDel="00725B73">
          <w:rPr>
            <w:rFonts w:ascii="Arial" w:hAnsi="Arial" w:cs="Arial"/>
            <w:sz w:val="21"/>
            <w:szCs w:val="21"/>
          </w:rPr>
          <w:delText xml:space="preserve">Your age group commonly experiences </w:delText>
        </w:r>
      </w:del>
      <w:ins w:id="92" w:author="D Lewin" w:date="2026-01-08T08:20:00Z" w16du:dateUtc="2026-01-08T16:20:00Z">
        <w:r>
          <w:rPr>
            <w:rFonts w:ascii="Arial" w:hAnsi="Arial" w:cs="Arial"/>
            <w:sz w:val="21"/>
            <w:szCs w:val="21"/>
          </w:rPr>
          <w:t xml:space="preserve"> </w:t>
        </w:r>
        <w:proofErr w:type="spellStart"/>
        <w:r>
          <w:rPr>
            <w:rFonts w:ascii="Arial" w:hAnsi="Arial" w:cs="Arial"/>
            <w:sz w:val="21"/>
            <w:szCs w:val="21"/>
          </w:rPr>
          <w:t>a</w:t>
        </w:r>
      </w:ins>
      <w:r>
        <w:rPr>
          <w:rFonts w:ascii="Arial" w:hAnsi="Arial" w:cs="Arial"/>
          <w:sz w:val="21"/>
          <w:szCs w:val="21"/>
        </w:rPr>
        <w:t>delayed</w:t>
      </w:r>
      <w:proofErr w:type="spellEnd"/>
      <w:r>
        <w:rPr>
          <w:rFonts w:ascii="Arial" w:hAnsi="Arial" w:cs="Arial"/>
          <w:sz w:val="21"/>
          <w:szCs w:val="21"/>
        </w:rPr>
        <w:t xml:space="preserve"> sleep phase, </w:t>
      </w:r>
      <w:ins w:id="93" w:author="D Lewin" w:date="2026-01-08T08:22:00Z" w16du:dateUtc="2026-01-08T16:22:00Z">
        <w:r>
          <w:rPr>
            <w:rFonts w:ascii="Arial" w:hAnsi="Arial" w:cs="Arial"/>
            <w:sz w:val="21"/>
            <w:szCs w:val="21"/>
          </w:rPr>
          <w:t xml:space="preserve">a </w:t>
        </w:r>
      </w:ins>
      <w:proofErr w:type="spellStart"/>
      <w:r>
        <w:rPr>
          <w:rFonts w:ascii="Arial" w:hAnsi="Arial" w:cs="Arial"/>
          <w:sz w:val="21"/>
          <w:szCs w:val="21"/>
        </w:rPr>
        <w:t>preferr</w:t>
      </w:r>
      <w:ins w:id="94" w:author="D Lewin" w:date="2026-01-08T08:22:00Z" w16du:dateUtc="2026-01-08T16:22:00Z">
        <w:r>
          <w:rPr>
            <w:rFonts w:ascii="Arial" w:hAnsi="Arial" w:cs="Arial"/>
            <w:sz w:val="21"/>
            <w:szCs w:val="21"/>
          </w:rPr>
          <w:t>nce</w:t>
        </w:r>
        <w:proofErr w:type="spellEnd"/>
        <w:r>
          <w:rPr>
            <w:rFonts w:ascii="Arial" w:hAnsi="Arial" w:cs="Arial"/>
            <w:sz w:val="21"/>
            <w:szCs w:val="21"/>
          </w:rPr>
          <w:t xml:space="preserve"> </w:t>
        </w:r>
      </w:ins>
      <w:del w:id="95" w:author="D Lewin" w:date="2026-01-08T08:22:00Z" w16du:dateUtc="2026-01-08T16:22:00Z">
        <w:r w:rsidDel="00725B73">
          <w:rPr>
            <w:rFonts w:ascii="Arial" w:hAnsi="Arial" w:cs="Arial"/>
            <w:sz w:val="21"/>
            <w:szCs w:val="21"/>
          </w:rPr>
          <w:delText>ing</w:delText>
        </w:r>
      </w:del>
      <w:r>
        <w:rPr>
          <w:rFonts w:ascii="Arial" w:hAnsi="Arial" w:cs="Arial"/>
          <w:sz w:val="21"/>
          <w:szCs w:val="21"/>
        </w:rPr>
        <w:t xml:space="preserve"> to stay up late and wake up late. This </w:t>
      </w:r>
      <w:ins w:id="96" w:author="D Lewin" w:date="2026-01-08T08:22:00Z" w16du:dateUtc="2026-01-08T16:22:00Z">
        <w:r>
          <w:rPr>
            <w:rFonts w:ascii="Arial" w:hAnsi="Arial" w:cs="Arial"/>
            <w:sz w:val="21"/>
            <w:szCs w:val="21"/>
          </w:rPr>
          <w:t xml:space="preserve">may </w:t>
        </w:r>
      </w:ins>
      <w:del w:id="97" w:author="D Lewin" w:date="2026-01-08T08:22:00Z" w16du:dateUtc="2026-01-08T16:22:00Z">
        <w:r w:rsidDel="00725B73">
          <w:rPr>
            <w:rFonts w:ascii="Arial" w:hAnsi="Arial" w:cs="Arial"/>
            <w:sz w:val="21"/>
            <w:szCs w:val="21"/>
          </w:rPr>
          <w:delText xml:space="preserve">biological tendency </w:delText>
        </w:r>
      </w:del>
      <w:del w:id="98" w:author="D Lewin" w:date="2026-01-08T08:23:00Z" w16du:dateUtc="2026-01-08T16:23:00Z">
        <w:r w:rsidDel="00725B73">
          <w:rPr>
            <w:rFonts w:ascii="Arial" w:hAnsi="Arial" w:cs="Arial"/>
            <w:sz w:val="21"/>
            <w:szCs w:val="21"/>
          </w:rPr>
          <w:delText>often</w:delText>
        </w:r>
      </w:del>
      <w:r>
        <w:rPr>
          <w:rFonts w:ascii="Arial" w:hAnsi="Arial" w:cs="Arial"/>
          <w:sz w:val="21"/>
          <w:szCs w:val="21"/>
        </w:rPr>
        <w:t xml:space="preserve"> conflict</w:t>
      </w:r>
      <w:del w:id="99" w:author="D Lewin" w:date="2026-01-08T08:23:00Z" w16du:dateUtc="2026-01-08T16:23:00Z">
        <w:r w:rsidDel="00725B73">
          <w:rPr>
            <w:rFonts w:ascii="Arial" w:hAnsi="Arial" w:cs="Arial"/>
            <w:sz w:val="21"/>
            <w:szCs w:val="21"/>
          </w:rPr>
          <w:delText>s</w:delText>
        </w:r>
      </w:del>
      <w:r>
        <w:rPr>
          <w:rFonts w:ascii="Arial" w:hAnsi="Arial" w:cs="Arial"/>
          <w:sz w:val="21"/>
          <w:szCs w:val="21"/>
        </w:rPr>
        <w:t xml:space="preserve"> with school or work schedules. If you're struggling with early morning obligations, you</w:t>
      </w:r>
      <w:ins w:id="100" w:author="D Lewin" w:date="2026-01-08T08:23:00Z" w16du:dateUtc="2026-01-08T16:23:00Z">
        <w:r>
          <w:rPr>
            <w:rFonts w:ascii="Arial" w:hAnsi="Arial" w:cs="Arial"/>
            <w:sz w:val="21"/>
            <w:szCs w:val="21"/>
          </w:rPr>
          <w:t xml:space="preserve"> can shift your schedule.</w:t>
        </w:r>
      </w:ins>
      <w:ins w:id="101" w:author="D Lewin" w:date="2026-01-08T08:25:00Z" w16du:dateUtc="2026-01-08T16:25:00Z">
        <w:r w:rsidR="00433D93">
          <w:rPr>
            <w:rFonts w:ascii="Arial" w:hAnsi="Arial" w:cs="Arial"/>
            <w:sz w:val="21"/>
            <w:szCs w:val="21"/>
          </w:rPr>
          <w:t xml:space="preserve"> In your sleep report you will receive guidance on next steps to maintain a </w:t>
        </w:r>
        <w:proofErr w:type="gramStart"/>
        <w:r w:rsidR="00433D93">
          <w:rPr>
            <w:rFonts w:ascii="Arial" w:hAnsi="Arial" w:cs="Arial"/>
            <w:sz w:val="21"/>
            <w:szCs w:val="21"/>
          </w:rPr>
          <w:t>healthy schedules</w:t>
        </w:r>
        <w:proofErr w:type="gramEnd"/>
        <w:r w:rsidR="00433D93">
          <w:rPr>
            <w:rFonts w:ascii="Arial" w:hAnsi="Arial" w:cs="Arial"/>
            <w:sz w:val="21"/>
            <w:szCs w:val="21"/>
          </w:rPr>
          <w:t xml:space="preserve"> that does not interfere with you daily activities</w:t>
        </w:r>
      </w:ins>
      <w:ins w:id="102" w:author="D Lewin" w:date="2026-01-08T08:28:00Z" w16du:dateUtc="2026-01-08T16:28:00Z">
        <w:r w:rsidR="00433D93">
          <w:rPr>
            <w:rFonts w:ascii="Arial" w:hAnsi="Arial" w:cs="Arial"/>
            <w:sz w:val="21"/>
            <w:szCs w:val="21"/>
          </w:rPr>
          <w:t xml:space="preserve"> and improves your sleep health and quality of life</w:t>
        </w:r>
      </w:ins>
      <w:ins w:id="103" w:author="D Lewin" w:date="2026-01-08T08:25:00Z" w16du:dateUtc="2026-01-08T16:25:00Z">
        <w:r w:rsidR="00433D93">
          <w:rPr>
            <w:rFonts w:ascii="Arial" w:hAnsi="Arial" w:cs="Arial"/>
            <w:sz w:val="21"/>
            <w:szCs w:val="21"/>
          </w:rPr>
          <w:t xml:space="preserve">. </w:t>
        </w:r>
      </w:ins>
      <w:del w:id="104" w:author="D Lewin" w:date="2026-01-08T08:23:00Z" w16du:dateUtc="2026-01-08T16:23:00Z">
        <w:r w:rsidDel="00725B73">
          <w:rPr>
            <w:rFonts w:ascii="Arial" w:hAnsi="Arial" w:cs="Arial"/>
            <w:sz w:val="21"/>
            <w:szCs w:val="21"/>
          </w:rPr>
          <w:delText xml:space="preserve"> may benefit from light therapy and sleep schedule adjustments.</w:delText>
        </w:r>
      </w:del>
    </w:p>
    <w:p w14:paraId="21BA2814" w14:textId="68BF20A6" w:rsidR="004E39F2" w:rsidRDefault="004E39F2" w:rsidP="00725B73">
      <w:pPr>
        <w:pBdr>
          <w:bottom w:val="single" w:sz="12" w:space="1" w:color="auto"/>
        </w:pBdr>
        <w:rPr>
          <w:ins w:id="105" w:author="D Lewin" w:date="2026-01-09T04:00:00Z" w16du:dateUtc="2026-01-09T12:00:00Z"/>
          <w:rFonts w:ascii="Arial" w:hAnsi="Arial" w:cs="Arial"/>
          <w:sz w:val="21"/>
          <w:szCs w:val="21"/>
        </w:rPr>
      </w:pPr>
      <w:ins w:id="106" w:author="D Lewin" w:date="2026-01-08T09:03:00Z" w16du:dateUtc="2026-01-08T17:03:00Z">
        <w:r>
          <w:rPr>
            <w:rFonts w:ascii="Arial" w:hAnsi="Arial" w:cs="Arial"/>
            <w:sz w:val="21"/>
            <w:szCs w:val="21"/>
          </w:rPr>
          <w:t>For Women &gt;45 years of age. Sleep distu</w:t>
        </w:r>
      </w:ins>
      <w:ins w:id="107" w:author="D Lewin" w:date="2026-01-08T09:04:00Z" w16du:dateUtc="2026-01-08T17:04:00Z">
        <w:r>
          <w:rPr>
            <w:rFonts w:ascii="Arial" w:hAnsi="Arial" w:cs="Arial"/>
            <w:sz w:val="21"/>
            <w:szCs w:val="21"/>
          </w:rPr>
          <w:t xml:space="preserve">rbance in women in your age group is often related pre-and perimenopausal home related changes.  We </w:t>
        </w:r>
        <w:proofErr w:type="spellStart"/>
        <w:r>
          <w:rPr>
            <w:rFonts w:ascii="Arial" w:hAnsi="Arial" w:cs="Arial"/>
            <w:sz w:val="21"/>
            <w:szCs w:val="21"/>
          </w:rPr>
          <w:t>wll</w:t>
        </w:r>
        <w:proofErr w:type="spellEnd"/>
        <w:r>
          <w:rPr>
            <w:rFonts w:ascii="Arial" w:hAnsi="Arial" w:cs="Arial"/>
            <w:sz w:val="21"/>
            <w:szCs w:val="21"/>
          </w:rPr>
          <w:t xml:space="preserve"> provide you with specific information and guidance regarding thes</w:t>
        </w:r>
      </w:ins>
      <w:ins w:id="108" w:author="D Lewin" w:date="2026-01-08T09:05:00Z" w16du:dateUtc="2026-01-08T17:05:00Z">
        <w:r>
          <w:rPr>
            <w:rFonts w:ascii="Arial" w:hAnsi="Arial" w:cs="Arial"/>
            <w:sz w:val="21"/>
            <w:szCs w:val="21"/>
          </w:rPr>
          <w:t>e changes.</w:t>
        </w:r>
      </w:ins>
    </w:p>
    <w:p w14:paraId="61374A71" w14:textId="2E0F5AF0" w:rsidR="00AE5DCB" w:rsidRPr="008C4244" w:rsidRDefault="00AE5DCB" w:rsidP="00725B73">
      <w:pPr>
        <w:rPr>
          <w:rFonts w:ascii="Arial" w:hAnsi="Arial" w:cs="Arial"/>
          <w:color w:val="000000" w:themeColor="text1"/>
          <w:sz w:val="21"/>
          <w:szCs w:val="21"/>
        </w:rPr>
      </w:pPr>
      <w:r w:rsidRPr="008C4244">
        <w:rPr>
          <w:rFonts w:ascii="Arial" w:hAnsi="Arial" w:cs="Arial"/>
          <w:color w:val="000000" w:themeColor="text1"/>
          <w:sz w:val="21"/>
          <w:szCs w:val="21"/>
        </w:rPr>
        <w:t xml:space="preserve">Page 3 – </w:t>
      </w:r>
    </w:p>
    <w:p w14:paraId="1501F659" w14:textId="77777777" w:rsidR="00A576C3" w:rsidRDefault="00A576C3" w:rsidP="00AE5DCB">
      <w:pPr>
        <w:rPr>
          <w:rFonts w:ascii="Arial" w:hAnsi="Arial" w:cs="Arial"/>
          <w:color w:val="000000" w:themeColor="text1"/>
          <w:sz w:val="21"/>
          <w:szCs w:val="21"/>
        </w:rPr>
      </w:pPr>
      <w:r>
        <w:rPr>
          <w:rFonts w:ascii="Arial" w:hAnsi="Arial" w:cs="Arial"/>
          <w:color w:val="000000" w:themeColor="text1"/>
          <w:sz w:val="21"/>
          <w:szCs w:val="21"/>
        </w:rPr>
        <w:t>Do you take planned naps.  If yes….</w:t>
      </w:r>
    </w:p>
    <w:p w14:paraId="4CF09228" w14:textId="6D687279" w:rsidR="00AE5DCB" w:rsidRPr="008C4244" w:rsidRDefault="00A576C3" w:rsidP="00AE5DCB">
      <w:pPr>
        <w:rPr>
          <w:rFonts w:ascii="Arial" w:hAnsi="Arial" w:cs="Arial"/>
          <w:color w:val="000000" w:themeColor="text1"/>
          <w:sz w:val="21"/>
          <w:szCs w:val="21"/>
        </w:rPr>
      </w:pPr>
      <w:r>
        <w:rPr>
          <w:rFonts w:ascii="Arial" w:hAnsi="Arial" w:cs="Arial"/>
          <w:color w:val="000000" w:themeColor="text1"/>
          <w:sz w:val="21"/>
          <w:szCs w:val="21"/>
        </w:rPr>
        <w:t>How many and how long</w:t>
      </w:r>
    </w:p>
    <w:p w14:paraId="1375DE94" w14:textId="6B9FFD64" w:rsidR="00AE5DCB" w:rsidRPr="008C4244" w:rsidRDefault="00AE5DCB" w:rsidP="00AE5DCB">
      <w:pPr>
        <w:rPr>
          <w:rFonts w:ascii="Arial" w:hAnsi="Arial" w:cs="Arial"/>
          <w:color w:val="000000" w:themeColor="text1"/>
          <w:sz w:val="21"/>
          <w:szCs w:val="21"/>
        </w:rPr>
      </w:pPr>
      <w:r w:rsidRPr="008C4244">
        <w:rPr>
          <w:rFonts w:ascii="Arial" w:hAnsi="Arial" w:cs="Arial"/>
          <w:color w:val="000000" w:themeColor="text1"/>
          <w:sz w:val="21"/>
          <w:szCs w:val="21"/>
        </w:rPr>
        <w:t>How long is the average nap</w:t>
      </w:r>
    </w:p>
    <w:p w14:paraId="3933789D" w14:textId="7848ACE6" w:rsidR="00AE5DCB" w:rsidRDefault="00AE5DCB" w:rsidP="00AE5DCB">
      <w:pPr>
        <w:rPr>
          <w:ins w:id="109" w:author="D Lewin" w:date="2026-01-09T04:12:00Z" w16du:dateUtc="2026-01-09T12:12:00Z"/>
          <w:rFonts w:ascii="Arial" w:hAnsi="Arial" w:cs="Arial"/>
          <w:color w:val="000000" w:themeColor="text1"/>
          <w:sz w:val="21"/>
          <w:szCs w:val="21"/>
        </w:rPr>
      </w:pPr>
      <w:r w:rsidRPr="008C4244">
        <w:rPr>
          <w:rFonts w:ascii="Arial" w:hAnsi="Arial" w:cs="Arial"/>
          <w:color w:val="000000" w:themeColor="text1"/>
          <w:sz w:val="21"/>
          <w:szCs w:val="21"/>
        </w:rPr>
        <w:t>How many days a week do you nap.</w:t>
      </w:r>
    </w:p>
    <w:p w14:paraId="16F4D093" w14:textId="77777777" w:rsidR="00AF47E5" w:rsidRDefault="00AF47E5" w:rsidP="00AE5DCB">
      <w:pPr>
        <w:rPr>
          <w:ins w:id="110" w:author="D Lewin" w:date="2026-01-09T04:12:00Z" w16du:dateUtc="2026-01-09T12:12:00Z"/>
          <w:rFonts w:ascii="Arial" w:hAnsi="Arial" w:cs="Arial"/>
          <w:color w:val="000000" w:themeColor="text1"/>
          <w:sz w:val="21"/>
          <w:szCs w:val="21"/>
        </w:rPr>
      </w:pPr>
    </w:p>
    <w:p w14:paraId="0DA2FBFE" w14:textId="0F38F42C" w:rsidR="00AF47E5" w:rsidRDefault="00AF47E5" w:rsidP="00AE5DCB">
      <w:pPr>
        <w:rPr>
          <w:rFonts w:ascii="Arial" w:hAnsi="Arial" w:cs="Arial"/>
          <w:color w:val="000000" w:themeColor="text1"/>
          <w:sz w:val="21"/>
          <w:szCs w:val="21"/>
        </w:rPr>
      </w:pPr>
      <w:r>
        <w:rPr>
          <w:rFonts w:ascii="Arial" w:hAnsi="Arial" w:cs="Arial"/>
          <w:color w:val="000000" w:themeColor="text1"/>
          <w:sz w:val="21"/>
          <w:szCs w:val="21"/>
        </w:rPr>
        <w:t xml:space="preserve">Add to Page 3 – </w:t>
      </w:r>
    </w:p>
    <w:p w14:paraId="5CAF31CA" w14:textId="78BA0481" w:rsidR="00AF47E5" w:rsidRDefault="00AF47E5" w:rsidP="00AE5DCB">
      <w:pPr>
        <w:rPr>
          <w:ins w:id="111" w:author="D Lewin" w:date="2026-01-09T04:33:00Z" w16du:dateUtc="2026-01-09T12:33:00Z"/>
          <w:rFonts w:ascii="Arial" w:hAnsi="Arial" w:cs="Arial"/>
          <w:color w:val="000000" w:themeColor="text1"/>
          <w:sz w:val="21"/>
          <w:szCs w:val="21"/>
        </w:rPr>
      </w:pPr>
      <w:r>
        <w:rPr>
          <w:rFonts w:ascii="Arial" w:hAnsi="Arial" w:cs="Arial"/>
          <w:color w:val="000000" w:themeColor="text1"/>
          <w:sz w:val="21"/>
          <w:szCs w:val="21"/>
        </w:rPr>
        <w:t xml:space="preserve">If yes to </w:t>
      </w:r>
      <w:r w:rsidR="001F30A3">
        <w:rPr>
          <w:rFonts w:ascii="Arial" w:hAnsi="Arial" w:cs="Arial"/>
          <w:color w:val="000000" w:themeColor="text1"/>
          <w:sz w:val="21"/>
          <w:szCs w:val="21"/>
        </w:rPr>
        <w:t xml:space="preserve">cataplexy questions  (strong emotion and laughing – any positive </w:t>
      </w:r>
      <w:proofErr w:type="spellStart"/>
      <w:r w:rsidR="001F30A3">
        <w:rPr>
          <w:rFonts w:ascii="Arial" w:hAnsi="Arial" w:cs="Arial"/>
          <w:color w:val="000000" w:themeColor="text1"/>
          <w:sz w:val="21"/>
          <w:szCs w:val="21"/>
        </w:rPr>
        <w:t>heare</w:t>
      </w:r>
      <w:proofErr w:type="spellEnd"/>
      <w:r w:rsidR="001F30A3">
        <w:rPr>
          <w:rFonts w:ascii="Arial" w:hAnsi="Arial" w:cs="Arial"/>
          <w:color w:val="000000" w:themeColor="text1"/>
          <w:sz w:val="21"/>
          <w:szCs w:val="21"/>
        </w:rPr>
        <w:t xml:space="preserve"> or a score greater than</w:t>
      </w:r>
      <w:r w:rsidR="00881461">
        <w:rPr>
          <w:rFonts w:ascii="Arial" w:hAnsi="Arial" w:cs="Arial"/>
          <w:color w:val="000000" w:themeColor="text1"/>
          <w:sz w:val="21"/>
          <w:szCs w:val="21"/>
        </w:rPr>
        <w:t xml:space="preserve">) or a score greater than six on the likelihood of falling asleep questions then add a pop-up: “You have signs and symptoms of </w:t>
      </w:r>
      <w:r w:rsidR="00DF0FDD">
        <w:rPr>
          <w:rFonts w:ascii="Arial" w:hAnsi="Arial" w:cs="Arial"/>
          <w:color w:val="000000" w:themeColor="text1"/>
          <w:sz w:val="21"/>
          <w:szCs w:val="21"/>
        </w:rPr>
        <w:t xml:space="preserve"> </w:t>
      </w:r>
      <w:r w:rsidR="00C61D92">
        <w:rPr>
          <w:rFonts w:ascii="Arial" w:hAnsi="Arial" w:cs="Arial"/>
          <w:color w:val="000000" w:themeColor="text1"/>
          <w:sz w:val="21"/>
          <w:szCs w:val="21"/>
        </w:rPr>
        <w:t xml:space="preserve">excessive daytime sleepiness, </w:t>
      </w:r>
      <w:r w:rsidR="00881461">
        <w:rPr>
          <w:rFonts w:ascii="Arial" w:hAnsi="Arial" w:cs="Arial"/>
          <w:color w:val="000000" w:themeColor="text1"/>
          <w:sz w:val="21"/>
          <w:szCs w:val="21"/>
        </w:rPr>
        <w:t>Narcolepsy or idiopathic hypersomnia.  We will provide guidance on next steps in your report.  Please be aware that these disorders can increase risk of injuries and car accidents.”</w:t>
      </w:r>
    </w:p>
    <w:p w14:paraId="40B3A7F4" w14:textId="29FE7CD3" w:rsidR="00880825" w:rsidRDefault="00880825" w:rsidP="00880825">
      <w:pPr>
        <w:spacing w:after="0" w:line="240" w:lineRule="auto"/>
        <w:outlineLvl w:val="2"/>
        <w:rPr>
          <w:ins w:id="112" w:author="D Lewin" w:date="2026-01-09T04:54:00Z" w16du:dateUtc="2026-01-09T12:54:00Z"/>
          <w:rFonts w:ascii="Arial" w:eastAsia="Times New Roman" w:hAnsi="Arial" w:cs="Arial"/>
          <w:b/>
          <w:bCs/>
          <w:caps/>
          <w:spacing w:val="5"/>
          <w:kern w:val="0"/>
          <w:sz w:val="21"/>
          <w:szCs w:val="21"/>
          <w14:ligatures w14:val="none"/>
        </w:rPr>
      </w:pPr>
      <w:r w:rsidRPr="00880825">
        <w:rPr>
          <w:rFonts w:ascii="Arial" w:eastAsia="Times New Roman" w:hAnsi="Arial" w:cs="Arial"/>
          <w:b/>
          <w:bCs/>
          <w:caps/>
          <w:spacing w:val="5"/>
          <w:kern w:val="0"/>
          <w:sz w:val="21"/>
          <w:szCs w:val="21"/>
          <w14:ligatures w14:val="none"/>
        </w:rPr>
        <w:t xml:space="preserve">Rate </w:t>
      </w:r>
      <w:ins w:id="113" w:author="D Lewin" w:date="2026-01-09T04:34:00Z" w16du:dateUtc="2026-01-09T12:34:00Z">
        <w:r>
          <w:rPr>
            <w:rFonts w:ascii="Arial" w:eastAsia="Times New Roman" w:hAnsi="Arial" w:cs="Arial"/>
            <w:b/>
            <w:bCs/>
            <w:caps/>
            <w:spacing w:val="5"/>
            <w:kern w:val="0"/>
            <w:sz w:val="21"/>
            <w:szCs w:val="21"/>
            <w14:ligatures w14:val="none"/>
          </w:rPr>
          <w:t>how you feel during the day</w:t>
        </w:r>
      </w:ins>
      <w:del w:id="114" w:author="D Lewin" w:date="2026-01-09T04:34:00Z" w16du:dateUtc="2026-01-09T12:34:00Z">
        <w:r w:rsidRPr="00880825" w:rsidDel="00880825">
          <w:rPr>
            <w:rFonts w:ascii="Arial" w:eastAsia="Times New Roman" w:hAnsi="Arial" w:cs="Arial"/>
            <w:b/>
            <w:bCs/>
            <w:caps/>
            <w:spacing w:val="5"/>
            <w:kern w:val="0"/>
            <w:sz w:val="21"/>
            <w:szCs w:val="21"/>
            <w14:ligatures w14:val="none"/>
          </w:rPr>
          <w:delText>Your Daytime Experience</w:delText>
        </w:r>
      </w:del>
    </w:p>
    <w:p w14:paraId="535477EA" w14:textId="77777777" w:rsidR="00CA3677" w:rsidRDefault="00CA3677" w:rsidP="00880825">
      <w:pPr>
        <w:spacing w:after="0" w:line="240" w:lineRule="auto"/>
        <w:outlineLvl w:val="2"/>
        <w:rPr>
          <w:ins w:id="115" w:author="D Lewin" w:date="2026-01-09T04:54:00Z" w16du:dateUtc="2026-01-09T12:54:00Z"/>
          <w:rFonts w:ascii="Arial" w:eastAsia="Times New Roman" w:hAnsi="Arial" w:cs="Arial"/>
          <w:b/>
          <w:bCs/>
          <w:caps/>
          <w:spacing w:val="5"/>
          <w:kern w:val="0"/>
          <w:sz w:val="21"/>
          <w:szCs w:val="21"/>
          <w14:ligatures w14:val="none"/>
        </w:rPr>
      </w:pPr>
    </w:p>
    <w:p w14:paraId="74647F73" w14:textId="62A19B64" w:rsidR="00CA3677" w:rsidRDefault="00CA3677" w:rsidP="00880825">
      <w:pPr>
        <w:spacing w:after="0" w:line="240" w:lineRule="auto"/>
        <w:outlineLvl w:val="2"/>
        <w:rPr>
          <w:rFonts w:ascii="Arial" w:eastAsia="Times New Roman" w:hAnsi="Arial" w:cs="Arial"/>
          <w:b/>
          <w:bCs/>
          <w:caps/>
          <w:spacing w:val="5"/>
          <w:kern w:val="0"/>
          <w:sz w:val="21"/>
          <w:szCs w:val="21"/>
          <w14:ligatures w14:val="none"/>
        </w:rPr>
      </w:pPr>
      <w:r>
        <w:rPr>
          <w:rFonts w:ascii="Arial" w:eastAsia="Times New Roman" w:hAnsi="Arial" w:cs="Arial"/>
          <w:b/>
          <w:bCs/>
          <w:caps/>
          <w:spacing w:val="5"/>
          <w:kern w:val="0"/>
          <w:sz w:val="21"/>
          <w:szCs w:val="21"/>
          <w14:ligatures w14:val="none"/>
        </w:rPr>
        <w:t>Page 4 and 5</w:t>
      </w:r>
    </w:p>
    <w:p w14:paraId="2E86930A" w14:textId="77777777" w:rsidR="002668FA" w:rsidRDefault="002668FA" w:rsidP="00880825">
      <w:pPr>
        <w:spacing w:after="0" w:line="240" w:lineRule="auto"/>
        <w:outlineLvl w:val="2"/>
        <w:rPr>
          <w:rFonts w:ascii="Arial" w:eastAsia="Times New Roman" w:hAnsi="Arial" w:cs="Arial"/>
          <w:b/>
          <w:bCs/>
          <w:caps/>
          <w:spacing w:val="5"/>
          <w:kern w:val="0"/>
          <w:sz w:val="21"/>
          <w:szCs w:val="21"/>
          <w14:ligatures w14:val="none"/>
        </w:rPr>
      </w:pPr>
    </w:p>
    <w:p w14:paraId="6C718795" w14:textId="60DAE6DA" w:rsidR="002668FA" w:rsidRDefault="002668FA" w:rsidP="00880825">
      <w:pPr>
        <w:spacing w:after="0" w:line="240" w:lineRule="auto"/>
        <w:outlineLvl w:val="2"/>
        <w:rPr>
          <w:rFonts w:ascii="Arial" w:eastAsia="Times New Roman" w:hAnsi="Arial" w:cs="Arial"/>
          <w:b/>
          <w:bCs/>
          <w:caps/>
          <w:spacing w:val="5"/>
          <w:kern w:val="0"/>
          <w:sz w:val="21"/>
          <w:szCs w:val="21"/>
          <w14:ligatures w14:val="none"/>
        </w:rPr>
      </w:pPr>
      <w:r>
        <w:rPr>
          <w:rFonts w:ascii="Arial" w:eastAsia="Times New Roman" w:hAnsi="Arial" w:cs="Arial"/>
          <w:b/>
          <w:bCs/>
          <w:caps/>
          <w:spacing w:val="5"/>
          <w:kern w:val="0"/>
          <w:sz w:val="21"/>
          <w:szCs w:val="21"/>
          <w14:ligatures w14:val="none"/>
        </w:rPr>
        <w:t>Suggest making all times and am/pm forced choice</w:t>
      </w:r>
      <w:ins w:id="116" w:author="D Lewin" w:date="2026-01-09T06:00:00Z" w16du:dateUtc="2026-01-09T14:00:00Z">
        <w:r w:rsidR="001C283E">
          <w:rPr>
            <w:rFonts w:ascii="Arial" w:eastAsia="Times New Roman" w:hAnsi="Arial" w:cs="Arial"/>
            <w:b/>
            <w:bCs/>
            <w:caps/>
            <w:spacing w:val="5"/>
            <w:kern w:val="0"/>
            <w:sz w:val="21"/>
            <w:szCs w:val="21"/>
            <w14:ligatures w14:val="none"/>
          </w:rPr>
          <w:t xml:space="preserve"> throughout</w:t>
        </w:r>
      </w:ins>
      <w:del w:id="117" w:author="D Lewin" w:date="2026-01-09T06:00:00Z" w16du:dateUtc="2026-01-09T14:00:00Z">
        <w:r w:rsidDel="001C283E">
          <w:rPr>
            <w:rFonts w:ascii="Arial" w:eastAsia="Times New Roman" w:hAnsi="Arial" w:cs="Arial"/>
            <w:b/>
            <w:bCs/>
            <w:caps/>
            <w:spacing w:val="5"/>
            <w:kern w:val="0"/>
            <w:sz w:val="21"/>
            <w:szCs w:val="21"/>
            <w14:ligatures w14:val="none"/>
          </w:rPr>
          <w:delText>.</w:delText>
        </w:r>
      </w:del>
    </w:p>
    <w:p w14:paraId="6225E89C" w14:textId="77777777" w:rsidR="00CA3677" w:rsidRDefault="00CA3677" w:rsidP="00880825">
      <w:pPr>
        <w:spacing w:after="0" w:line="240" w:lineRule="auto"/>
        <w:outlineLvl w:val="2"/>
        <w:rPr>
          <w:rFonts w:ascii="Arial" w:eastAsia="Times New Roman" w:hAnsi="Arial" w:cs="Arial"/>
          <w:b/>
          <w:bCs/>
          <w:caps/>
          <w:spacing w:val="5"/>
          <w:kern w:val="0"/>
          <w:sz w:val="21"/>
          <w:szCs w:val="21"/>
          <w14:ligatures w14:val="none"/>
        </w:rPr>
      </w:pPr>
    </w:p>
    <w:p w14:paraId="55C5A5A7" w14:textId="1954B179" w:rsidR="00CA3677" w:rsidRDefault="00CA3677" w:rsidP="00880825">
      <w:pPr>
        <w:spacing w:after="0" w:line="240" w:lineRule="auto"/>
        <w:outlineLvl w:val="2"/>
        <w:rPr>
          <w:ins w:id="118" w:author="D Lewin" w:date="2026-01-09T04:57:00Z" w16du:dateUtc="2026-01-09T12:57:00Z"/>
          <w:rFonts w:ascii="Arial" w:eastAsia="Times New Roman" w:hAnsi="Arial" w:cs="Arial"/>
          <w:b/>
          <w:bCs/>
          <w:caps/>
          <w:spacing w:val="5"/>
          <w:kern w:val="0"/>
          <w:sz w:val="21"/>
          <w:szCs w:val="21"/>
          <w14:ligatures w14:val="none"/>
        </w:rPr>
      </w:pPr>
      <w:r>
        <w:rPr>
          <w:rFonts w:ascii="Arial" w:eastAsia="Times New Roman" w:hAnsi="Arial" w:cs="Arial"/>
          <w:b/>
          <w:bCs/>
          <w:caps/>
          <w:spacing w:val="5"/>
          <w:kern w:val="0"/>
          <w:sz w:val="21"/>
          <w:szCs w:val="21"/>
          <w14:ligatures w14:val="none"/>
        </w:rPr>
        <w:t>what time do you wake up</w:t>
      </w:r>
      <w:ins w:id="119" w:author="D Lewin" w:date="2026-01-09T04:55:00Z" w16du:dateUtc="2026-01-09T12:55:00Z">
        <w:r>
          <w:rPr>
            <w:rFonts w:ascii="Arial" w:eastAsia="Times New Roman" w:hAnsi="Arial" w:cs="Arial"/>
            <w:b/>
            <w:bCs/>
            <w:caps/>
            <w:spacing w:val="5"/>
            <w:kern w:val="0"/>
            <w:sz w:val="21"/>
            <w:szCs w:val="21"/>
            <w14:ligatures w14:val="none"/>
          </w:rPr>
          <w:t xml:space="preserve"> in the morning</w:t>
        </w:r>
      </w:ins>
    </w:p>
    <w:p w14:paraId="5280B47E" w14:textId="77777777" w:rsidR="005869C4" w:rsidRDefault="005869C4" w:rsidP="00880825">
      <w:pPr>
        <w:spacing w:after="0" w:line="240" w:lineRule="auto"/>
        <w:outlineLvl w:val="2"/>
        <w:rPr>
          <w:rFonts w:ascii="Arial" w:eastAsia="Times New Roman" w:hAnsi="Arial" w:cs="Arial"/>
          <w:b/>
          <w:bCs/>
          <w:caps/>
          <w:spacing w:val="5"/>
          <w:kern w:val="0"/>
          <w:sz w:val="21"/>
          <w:szCs w:val="21"/>
          <w14:ligatures w14:val="none"/>
        </w:rPr>
      </w:pPr>
    </w:p>
    <w:p w14:paraId="379CDFC0" w14:textId="0E614181" w:rsidR="005869C4" w:rsidRDefault="008D601F" w:rsidP="00880825">
      <w:pPr>
        <w:spacing w:after="0" w:line="240" w:lineRule="auto"/>
        <w:outlineLvl w:val="2"/>
        <w:rPr>
          <w:rFonts w:ascii="Arial" w:eastAsia="Times New Roman" w:hAnsi="Arial" w:cs="Arial"/>
          <w:b/>
          <w:bCs/>
          <w:caps/>
          <w:spacing w:val="5"/>
          <w:kern w:val="0"/>
          <w:sz w:val="21"/>
          <w:szCs w:val="21"/>
          <w14:ligatures w14:val="none"/>
        </w:rPr>
      </w:pPr>
      <w:r>
        <w:rPr>
          <w:rFonts w:ascii="Arial" w:eastAsia="Times New Roman" w:hAnsi="Arial" w:cs="Arial"/>
          <w:b/>
          <w:bCs/>
          <w:caps/>
          <w:spacing w:val="5"/>
          <w:kern w:val="0"/>
          <w:sz w:val="21"/>
          <w:szCs w:val="21"/>
          <w14:ligatures w14:val="none"/>
        </w:rPr>
        <w:t>Page 6</w:t>
      </w:r>
    </w:p>
    <w:p w14:paraId="3A9BB5E9" w14:textId="5BDD98BA" w:rsidR="008D601F" w:rsidRDefault="008D601F" w:rsidP="00880825">
      <w:pPr>
        <w:spacing w:after="0" w:line="240" w:lineRule="auto"/>
        <w:outlineLvl w:val="2"/>
        <w:rPr>
          <w:ins w:id="120" w:author="D Lewin" w:date="2026-01-09T05:00:00Z" w16du:dateUtc="2026-01-09T13:00:00Z"/>
          <w:rFonts w:ascii="Arial" w:hAnsi="Arial" w:cs="Arial"/>
          <w:sz w:val="21"/>
          <w:szCs w:val="21"/>
        </w:rPr>
      </w:pPr>
      <w:r>
        <w:rPr>
          <w:rFonts w:ascii="Arial" w:hAnsi="Arial" w:cs="Arial"/>
          <w:sz w:val="21"/>
          <w:szCs w:val="21"/>
        </w:rPr>
        <w:t>Based on your responses, we</w:t>
      </w:r>
      <w:ins w:id="121" w:author="D Lewin" w:date="2026-01-09T04:57:00Z" w16du:dateUtc="2026-01-09T12:57:00Z">
        <w:r>
          <w:rPr>
            <w:rFonts w:ascii="Arial" w:hAnsi="Arial" w:cs="Arial"/>
            <w:sz w:val="21"/>
            <w:szCs w:val="21"/>
          </w:rPr>
          <w:t xml:space="preserve"> will provide</w:t>
        </w:r>
      </w:ins>
      <w:ins w:id="122" w:author="D Lewin" w:date="2026-01-09T04:58:00Z" w16du:dateUtc="2026-01-09T12:58:00Z">
        <w:r>
          <w:rPr>
            <w:rFonts w:ascii="Arial" w:hAnsi="Arial" w:cs="Arial"/>
            <w:sz w:val="21"/>
            <w:szCs w:val="21"/>
          </w:rPr>
          <w:t xml:space="preserve"> important information in the report which will include</w:t>
        </w:r>
      </w:ins>
      <w:r>
        <w:rPr>
          <w:rFonts w:ascii="Arial" w:hAnsi="Arial" w:cs="Arial"/>
          <w:sz w:val="21"/>
          <w:szCs w:val="21"/>
        </w:rPr>
        <w:t xml:space="preserve"> </w:t>
      </w:r>
      <w:del w:id="123" w:author="D Lewin" w:date="2026-01-09T04:58:00Z" w16du:dateUtc="2026-01-09T12:58:00Z">
        <w:r w:rsidDel="008D601F">
          <w:rPr>
            <w:rFonts w:ascii="Arial" w:hAnsi="Arial" w:cs="Arial"/>
            <w:sz w:val="21"/>
            <w:szCs w:val="21"/>
          </w:rPr>
          <w:delText xml:space="preserve">recommend that you </w:delText>
        </w:r>
      </w:del>
      <w:r>
        <w:rPr>
          <w:rFonts w:ascii="Arial" w:hAnsi="Arial" w:cs="Arial"/>
          <w:sz w:val="21"/>
          <w:szCs w:val="21"/>
        </w:rPr>
        <w:t>discuss</w:t>
      </w:r>
      <w:ins w:id="124" w:author="D Lewin" w:date="2026-01-09T04:58:00Z" w16du:dateUtc="2026-01-09T12:58:00Z">
        <w:r>
          <w:rPr>
            <w:rFonts w:ascii="Arial" w:hAnsi="Arial" w:cs="Arial"/>
            <w:sz w:val="21"/>
            <w:szCs w:val="21"/>
          </w:rPr>
          <w:t>ion of</w:t>
        </w:r>
      </w:ins>
      <w:r>
        <w:rPr>
          <w:rFonts w:ascii="Arial" w:hAnsi="Arial" w:cs="Arial"/>
          <w:sz w:val="21"/>
          <w:szCs w:val="21"/>
        </w:rPr>
        <w:t xml:space="preserve"> treatment options with your sleep specialist or primary care doctor. Sleep breathing disorders can significantly impact your health.</w:t>
      </w:r>
    </w:p>
    <w:p w14:paraId="1B88E11D" w14:textId="77777777" w:rsidR="008A4607" w:rsidRDefault="008A4607" w:rsidP="00880825">
      <w:pPr>
        <w:spacing w:after="0" w:line="240" w:lineRule="auto"/>
        <w:outlineLvl w:val="2"/>
        <w:rPr>
          <w:ins w:id="125" w:author="D Lewin" w:date="2026-01-09T05:00:00Z" w16du:dateUtc="2026-01-09T13:00:00Z"/>
          <w:rFonts w:ascii="Arial" w:hAnsi="Arial" w:cs="Arial"/>
          <w:sz w:val="21"/>
          <w:szCs w:val="21"/>
        </w:rPr>
      </w:pPr>
    </w:p>
    <w:p w14:paraId="004FE4DC" w14:textId="677BDD58" w:rsidR="008A4607" w:rsidRDefault="008A4607" w:rsidP="00880825">
      <w:pPr>
        <w:spacing w:after="0" w:line="240" w:lineRule="auto"/>
        <w:outlineLvl w:val="2"/>
        <w:rPr>
          <w:rFonts w:ascii="Arial" w:hAnsi="Arial" w:cs="Arial"/>
          <w:sz w:val="21"/>
          <w:szCs w:val="21"/>
        </w:rPr>
      </w:pPr>
      <w:r>
        <w:rPr>
          <w:rFonts w:ascii="Arial" w:hAnsi="Arial" w:cs="Arial"/>
          <w:sz w:val="21"/>
          <w:szCs w:val="21"/>
        </w:rPr>
        <w:t>Page 7</w:t>
      </w:r>
    </w:p>
    <w:p w14:paraId="521519A3" w14:textId="4B31C898" w:rsidR="008A4607" w:rsidRDefault="008A4607" w:rsidP="008A4607">
      <w:pPr>
        <w:spacing w:after="0" w:line="240" w:lineRule="auto"/>
        <w:outlineLvl w:val="2"/>
        <w:rPr>
          <w:ins w:id="126" w:author="D Lewin" w:date="2026-01-09T05:05:00Z" w16du:dateUtc="2026-01-09T13:05:00Z"/>
          <w:rFonts w:ascii="Arial" w:eastAsia="Times New Roman" w:hAnsi="Arial" w:cs="Arial"/>
          <w:kern w:val="0"/>
          <w:sz w:val="27"/>
          <w:szCs w:val="27"/>
          <w14:ligatures w14:val="none"/>
        </w:rPr>
      </w:pPr>
      <w:r w:rsidRPr="008A4607">
        <w:rPr>
          <w:rFonts w:ascii="Arial" w:eastAsia="Times New Roman" w:hAnsi="Arial" w:cs="Arial"/>
          <w:kern w:val="0"/>
          <w:sz w:val="27"/>
          <w:szCs w:val="27"/>
          <w14:ligatures w14:val="none"/>
        </w:rPr>
        <w:t xml:space="preserve">Please answer the following about </w:t>
      </w:r>
      <w:ins w:id="127" w:author="D Lewin" w:date="2026-01-09T05:00:00Z" w16du:dateUtc="2026-01-09T13:00:00Z">
        <w:r>
          <w:rPr>
            <w:rFonts w:ascii="Arial" w:eastAsia="Times New Roman" w:hAnsi="Arial" w:cs="Arial"/>
            <w:kern w:val="0"/>
            <w:sz w:val="27"/>
            <w:szCs w:val="27"/>
            <w14:ligatures w14:val="none"/>
          </w:rPr>
          <w:t>sensation</w:t>
        </w:r>
      </w:ins>
      <w:ins w:id="128" w:author="D Lewin" w:date="2026-01-09T05:01:00Z" w16du:dateUtc="2026-01-09T13:01:00Z">
        <w:r w:rsidR="007B25CA">
          <w:rPr>
            <w:rFonts w:ascii="Arial" w:eastAsia="Times New Roman" w:hAnsi="Arial" w:cs="Arial"/>
            <w:kern w:val="0"/>
            <w:sz w:val="27"/>
            <w:szCs w:val="27"/>
            <w14:ligatures w14:val="none"/>
          </w:rPr>
          <w:t>s</w:t>
        </w:r>
      </w:ins>
      <w:ins w:id="129" w:author="D Lewin" w:date="2026-01-09T05:00:00Z" w16du:dateUtc="2026-01-09T13:00:00Z">
        <w:r>
          <w:rPr>
            <w:rFonts w:ascii="Arial" w:eastAsia="Times New Roman" w:hAnsi="Arial" w:cs="Arial"/>
            <w:kern w:val="0"/>
            <w:sz w:val="27"/>
            <w:szCs w:val="27"/>
            <w14:ligatures w14:val="none"/>
          </w:rPr>
          <w:t xml:space="preserve"> in </w:t>
        </w:r>
      </w:ins>
      <w:r w:rsidRPr="008A4607">
        <w:rPr>
          <w:rFonts w:ascii="Arial" w:eastAsia="Times New Roman" w:hAnsi="Arial" w:cs="Arial"/>
          <w:kern w:val="0"/>
          <w:sz w:val="27"/>
          <w:szCs w:val="27"/>
          <w14:ligatures w14:val="none"/>
        </w:rPr>
        <w:t xml:space="preserve">your </w:t>
      </w:r>
      <w:ins w:id="130" w:author="D Lewin" w:date="2026-01-09T05:01:00Z" w16du:dateUtc="2026-01-09T13:01:00Z">
        <w:r w:rsidR="007B25CA">
          <w:rPr>
            <w:rFonts w:ascii="Arial" w:eastAsia="Times New Roman" w:hAnsi="Arial" w:cs="Arial"/>
            <w:kern w:val="0"/>
            <w:sz w:val="27"/>
            <w:szCs w:val="27"/>
            <w14:ligatures w14:val="none"/>
          </w:rPr>
          <w:t>legs and arms</w:t>
        </w:r>
      </w:ins>
      <w:del w:id="131" w:author="D Lewin" w:date="2026-01-09T05:01:00Z" w16du:dateUtc="2026-01-09T13:01:00Z">
        <w:r w:rsidRPr="008A4607" w:rsidDel="007B25CA">
          <w:rPr>
            <w:rFonts w:ascii="Arial" w:eastAsia="Times New Roman" w:hAnsi="Arial" w:cs="Arial"/>
            <w:kern w:val="0"/>
            <w:sz w:val="27"/>
            <w:szCs w:val="27"/>
            <w14:ligatures w14:val="none"/>
          </w:rPr>
          <w:delText>legs</w:delText>
        </w:r>
      </w:del>
      <w:r w:rsidRPr="008A4607">
        <w:rPr>
          <w:rFonts w:ascii="Arial" w:eastAsia="Times New Roman" w:hAnsi="Arial" w:cs="Arial"/>
          <w:kern w:val="0"/>
          <w:sz w:val="27"/>
          <w:szCs w:val="27"/>
          <w14:ligatures w14:val="none"/>
        </w:rPr>
        <w:t xml:space="preserve"> at bedtime:</w:t>
      </w:r>
    </w:p>
    <w:p w14:paraId="229D4EB0" w14:textId="77777777" w:rsidR="004B052F" w:rsidRDefault="004B052F" w:rsidP="008A4607">
      <w:pPr>
        <w:spacing w:after="0" w:line="240" w:lineRule="auto"/>
        <w:outlineLvl w:val="2"/>
        <w:rPr>
          <w:ins w:id="132" w:author="D Lewin" w:date="2026-01-09T05:05:00Z" w16du:dateUtc="2026-01-09T13:05:00Z"/>
          <w:rFonts w:ascii="Arial" w:eastAsia="Times New Roman" w:hAnsi="Arial" w:cs="Arial"/>
          <w:kern w:val="0"/>
          <w:sz w:val="27"/>
          <w:szCs w:val="27"/>
          <w14:ligatures w14:val="none"/>
        </w:rPr>
      </w:pPr>
    </w:p>
    <w:p w14:paraId="7B204049" w14:textId="665DFA35" w:rsidR="004B052F" w:rsidRDefault="004B052F" w:rsidP="008A4607">
      <w:pPr>
        <w:spacing w:after="0" w:line="240" w:lineRule="auto"/>
        <w:outlineLvl w:val="2"/>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t>RLS questions [ agree that one affirmative  should trigger pop up]:</w:t>
      </w:r>
    </w:p>
    <w:p w14:paraId="2CBB76DC" w14:textId="5BDB34FD" w:rsidR="004B052F" w:rsidRDefault="004B052F" w:rsidP="008A4607">
      <w:pPr>
        <w:spacing w:after="0" w:line="240" w:lineRule="auto"/>
        <w:outlineLvl w:val="2"/>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t xml:space="preserve">I have uncomfortable sensations in my legs and arms while </w:t>
      </w:r>
      <w:proofErr w:type="spellStart"/>
      <w:r>
        <w:rPr>
          <w:rFonts w:ascii="Arial" w:eastAsia="Times New Roman" w:hAnsi="Arial" w:cs="Arial"/>
          <w:kern w:val="0"/>
          <w:sz w:val="27"/>
          <w:szCs w:val="27"/>
          <w14:ligatures w14:val="none"/>
        </w:rPr>
        <w:t>lyng</w:t>
      </w:r>
      <w:proofErr w:type="spellEnd"/>
      <w:r>
        <w:rPr>
          <w:rFonts w:ascii="Arial" w:eastAsia="Times New Roman" w:hAnsi="Arial" w:cs="Arial"/>
          <w:kern w:val="0"/>
          <w:sz w:val="27"/>
          <w:szCs w:val="27"/>
          <w14:ligatures w14:val="none"/>
        </w:rPr>
        <w:t xml:space="preserve"> in bed</w:t>
      </w:r>
      <w:ins w:id="133" w:author="D Lewin" w:date="2026-01-09T05:16:00Z" w16du:dateUtc="2026-01-09T13:16:00Z">
        <w:r w:rsidR="002E7A50">
          <w:rPr>
            <w:rFonts w:ascii="Arial" w:eastAsia="Times New Roman" w:hAnsi="Arial" w:cs="Arial"/>
            <w:kern w:val="0"/>
            <w:sz w:val="27"/>
            <w:szCs w:val="27"/>
            <w14:ligatures w14:val="none"/>
          </w:rPr>
          <w:t>,</w:t>
        </w:r>
      </w:ins>
    </w:p>
    <w:p w14:paraId="3726FA2D" w14:textId="078B418D" w:rsidR="002E7A50" w:rsidRDefault="00A0676C" w:rsidP="008A4607">
      <w:pPr>
        <w:spacing w:after="0" w:line="240" w:lineRule="auto"/>
        <w:outlineLvl w:val="2"/>
        <w:rPr>
          <w:ins w:id="134" w:author="D Lewin" w:date="2026-01-09T05:16:00Z" w16du:dateUtc="2026-01-09T13:16:00Z"/>
          <w:rFonts w:ascii="Arial" w:eastAsia="Times New Roman" w:hAnsi="Arial" w:cs="Arial"/>
          <w:kern w:val="0"/>
          <w:sz w:val="27"/>
          <w:szCs w:val="27"/>
          <w14:ligatures w14:val="none"/>
        </w:rPr>
      </w:pPr>
      <w:r>
        <w:rPr>
          <w:rFonts w:ascii="Arial" w:eastAsia="Times New Roman" w:hAnsi="Arial" w:cs="Arial"/>
          <w:kern w:val="0"/>
          <w:sz w:val="27"/>
          <w:szCs w:val="27"/>
          <w14:ligatures w14:val="none"/>
        </w:rPr>
        <w:t>I have an urge to move my legs and arms while lying in bed</w:t>
      </w:r>
    </w:p>
    <w:p w14:paraId="045E6650" w14:textId="7E599FDC" w:rsidR="002E7A50" w:rsidRDefault="002E7A50" w:rsidP="002E7A50">
      <w:pPr>
        <w:spacing w:after="0" w:line="240" w:lineRule="auto"/>
        <w:outlineLvl w:val="2"/>
        <w:rPr>
          <w:ins w:id="135" w:author="D Lewin" w:date="2026-01-09T05:16:00Z" w16du:dateUtc="2026-01-09T13:16:00Z"/>
          <w:rFonts w:ascii="Arial" w:eastAsia="Times New Roman" w:hAnsi="Arial" w:cs="Arial"/>
          <w:kern w:val="0"/>
          <w:sz w:val="27"/>
          <w:szCs w:val="27"/>
          <w14:ligatures w14:val="none"/>
        </w:rPr>
        <w:pPrChange w:id="136" w:author="D Lewin" w:date="2026-01-09T05:16:00Z" w16du:dateUtc="2026-01-09T13:16:00Z">
          <w:pPr/>
        </w:pPrChange>
      </w:pPr>
      <w:ins w:id="137" w:author="D Lewin" w:date="2026-01-09T05:16:00Z" w16du:dateUtc="2026-01-09T13:16:00Z">
        <w:r>
          <w:rPr>
            <w:rFonts w:ascii="Arial" w:eastAsia="Times New Roman" w:hAnsi="Arial" w:cs="Arial"/>
            <w:kern w:val="0"/>
            <w:sz w:val="27"/>
            <w:szCs w:val="27"/>
            <w14:ligatures w14:val="none"/>
          </w:rPr>
          <w:lastRenderedPageBreak/>
          <w:t>[additional questions can be nested]</w:t>
        </w:r>
      </w:ins>
    </w:p>
    <w:p w14:paraId="618A0914" w14:textId="77777777" w:rsidR="00A0676C" w:rsidRPr="002E7A50" w:rsidRDefault="00A0676C" w:rsidP="008A4607">
      <w:pPr>
        <w:spacing w:after="0" w:line="240" w:lineRule="auto"/>
        <w:outlineLvl w:val="2"/>
        <w:rPr>
          <w:rFonts w:ascii="Arial" w:eastAsia="Times New Roman" w:hAnsi="Arial" w:cs="Arial"/>
          <w:caps/>
          <w:kern w:val="0"/>
          <w:sz w:val="27"/>
          <w:szCs w:val="27"/>
          <w14:ligatures w14:val="none"/>
          <w:rPrChange w:id="138" w:author="D Lewin" w:date="2026-01-09T05:16:00Z" w16du:dateUtc="2026-01-09T13:16:00Z">
            <w:rPr>
              <w:rFonts w:ascii="Arial" w:eastAsia="Times New Roman" w:hAnsi="Arial" w:cs="Arial"/>
              <w:kern w:val="0"/>
              <w:sz w:val="27"/>
              <w:szCs w:val="27"/>
              <w14:ligatures w14:val="none"/>
            </w:rPr>
          </w:rPrChange>
        </w:rPr>
      </w:pPr>
    </w:p>
    <w:p w14:paraId="2E3B6EF6" w14:textId="1527857D" w:rsidR="004B052F" w:rsidRDefault="004B052F" w:rsidP="008A4607">
      <w:pPr>
        <w:spacing w:after="0" w:line="240" w:lineRule="auto"/>
        <w:outlineLvl w:val="2"/>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t xml:space="preserve">Movement </w:t>
      </w:r>
      <w:proofErr w:type="spellStart"/>
      <w:r>
        <w:rPr>
          <w:rFonts w:ascii="Arial" w:eastAsia="Times New Roman" w:hAnsi="Arial" w:cs="Arial"/>
          <w:kern w:val="0"/>
          <w:sz w:val="27"/>
          <w:szCs w:val="27"/>
          <w14:ligatures w14:val="none"/>
        </w:rPr>
        <w:t>temporarly</w:t>
      </w:r>
      <w:proofErr w:type="spellEnd"/>
      <w:r>
        <w:rPr>
          <w:rFonts w:ascii="Arial" w:eastAsia="Times New Roman" w:hAnsi="Arial" w:cs="Arial"/>
          <w:kern w:val="0"/>
          <w:sz w:val="27"/>
          <w:szCs w:val="27"/>
          <w14:ligatures w14:val="none"/>
        </w:rPr>
        <w:t xml:space="preserve"> removes sensations</w:t>
      </w:r>
      <w:ins w:id="139" w:author="D Lewin" w:date="2026-01-09T05:17:00Z" w16du:dateUtc="2026-01-09T13:17:00Z">
        <w:r w:rsidR="002E7A50">
          <w:rPr>
            <w:rFonts w:ascii="Arial" w:eastAsia="Times New Roman" w:hAnsi="Arial" w:cs="Arial"/>
            <w:kern w:val="0"/>
            <w:sz w:val="27"/>
            <w:szCs w:val="27"/>
            <w14:ligatures w14:val="none"/>
          </w:rPr>
          <w:t>]</w:t>
        </w:r>
      </w:ins>
    </w:p>
    <w:p w14:paraId="476DA675" w14:textId="4F72931B" w:rsidR="00A0676C" w:rsidRDefault="00A0676C" w:rsidP="008A4607">
      <w:pPr>
        <w:spacing w:after="0" w:line="240" w:lineRule="auto"/>
        <w:outlineLvl w:val="2"/>
        <w:rPr>
          <w:ins w:id="140" w:author="D Lewin" w:date="2026-01-09T05:17:00Z" w16du:dateUtc="2026-01-09T13:17:00Z"/>
          <w:rFonts w:ascii="Arial" w:eastAsia="Times New Roman" w:hAnsi="Arial" w:cs="Arial"/>
          <w:kern w:val="0"/>
          <w:sz w:val="27"/>
          <w:szCs w:val="27"/>
          <w14:ligatures w14:val="none"/>
        </w:rPr>
      </w:pPr>
      <w:r>
        <w:rPr>
          <w:rFonts w:ascii="Arial" w:eastAsia="Times New Roman" w:hAnsi="Arial" w:cs="Arial"/>
          <w:kern w:val="0"/>
          <w:sz w:val="27"/>
          <w:szCs w:val="27"/>
          <w14:ligatures w14:val="none"/>
        </w:rPr>
        <w:t>[daytime question can trigger stronger rec in report to see a neurologist as this can be due to more sever</w:t>
      </w:r>
      <w:r w:rsidR="00DE2C6C">
        <w:rPr>
          <w:rFonts w:ascii="Arial" w:eastAsia="Times New Roman" w:hAnsi="Arial" w:cs="Arial"/>
          <w:kern w:val="0"/>
          <w:sz w:val="27"/>
          <w:szCs w:val="27"/>
          <w14:ligatures w14:val="none"/>
        </w:rPr>
        <w:t>e</w:t>
      </w:r>
      <w:r>
        <w:rPr>
          <w:rFonts w:ascii="Arial" w:eastAsia="Times New Roman" w:hAnsi="Arial" w:cs="Arial"/>
          <w:kern w:val="0"/>
          <w:sz w:val="27"/>
          <w:szCs w:val="27"/>
          <w14:ligatures w14:val="none"/>
        </w:rPr>
        <w:t xml:space="preserve"> sym</w:t>
      </w:r>
      <w:r w:rsidR="00DE2C6C">
        <w:rPr>
          <w:rFonts w:ascii="Arial" w:eastAsia="Times New Roman" w:hAnsi="Arial" w:cs="Arial"/>
          <w:kern w:val="0"/>
          <w:sz w:val="27"/>
          <w:szCs w:val="27"/>
          <w14:ligatures w14:val="none"/>
        </w:rPr>
        <w:t>ptoms</w:t>
      </w:r>
      <w:ins w:id="141" w:author="D Lewin" w:date="2026-01-09T05:17:00Z" w16du:dateUtc="2026-01-09T13:17:00Z">
        <w:r w:rsidR="002E7A50">
          <w:rPr>
            <w:rFonts w:ascii="Arial" w:eastAsia="Times New Roman" w:hAnsi="Arial" w:cs="Arial"/>
            <w:kern w:val="0"/>
            <w:sz w:val="27"/>
            <w:szCs w:val="27"/>
            <w14:ligatures w14:val="none"/>
          </w:rPr>
          <w:t xml:space="preserve"> </w:t>
        </w:r>
      </w:ins>
      <w:r w:rsidR="002E7A50">
        <w:rPr>
          <w:rFonts w:ascii="Arial" w:eastAsia="Times New Roman" w:hAnsi="Arial" w:cs="Arial"/>
          <w:kern w:val="0"/>
          <w:sz w:val="27"/>
          <w:szCs w:val="27"/>
          <w14:ligatures w14:val="none"/>
        </w:rPr>
        <w:t xml:space="preserve">or a side </w:t>
      </w:r>
      <w:proofErr w:type="spellStart"/>
      <w:r w:rsidR="002E7A50">
        <w:rPr>
          <w:rFonts w:ascii="Arial" w:eastAsia="Times New Roman" w:hAnsi="Arial" w:cs="Arial"/>
          <w:kern w:val="0"/>
          <w:sz w:val="27"/>
          <w:szCs w:val="27"/>
          <w14:ligatures w14:val="none"/>
        </w:rPr>
        <w:t>effedt</w:t>
      </w:r>
      <w:proofErr w:type="spellEnd"/>
      <w:r w:rsidR="002E7A50">
        <w:rPr>
          <w:rFonts w:ascii="Arial" w:eastAsia="Times New Roman" w:hAnsi="Arial" w:cs="Arial"/>
          <w:kern w:val="0"/>
          <w:sz w:val="27"/>
          <w:szCs w:val="27"/>
          <w14:ligatures w14:val="none"/>
        </w:rPr>
        <w:t xml:space="preserve"> of RLS treatment]</w:t>
      </w:r>
    </w:p>
    <w:p w14:paraId="7731EF07" w14:textId="77777777" w:rsidR="002E7A50" w:rsidRDefault="002E7A50" w:rsidP="008A4607">
      <w:pPr>
        <w:spacing w:after="0" w:line="240" w:lineRule="auto"/>
        <w:outlineLvl w:val="2"/>
        <w:rPr>
          <w:ins w:id="142" w:author="D Lewin" w:date="2026-01-09T05:17:00Z" w16du:dateUtc="2026-01-09T13:17:00Z"/>
          <w:rFonts w:ascii="Arial" w:eastAsia="Times New Roman" w:hAnsi="Arial" w:cs="Arial"/>
          <w:kern w:val="0"/>
          <w:sz w:val="27"/>
          <w:szCs w:val="27"/>
          <w14:ligatures w14:val="none"/>
        </w:rPr>
      </w:pPr>
    </w:p>
    <w:p w14:paraId="03CF5C89" w14:textId="05F8CED6" w:rsidR="002E7A50" w:rsidDel="006C20BD" w:rsidRDefault="00594466" w:rsidP="008A4607">
      <w:pPr>
        <w:spacing w:after="0" w:line="240" w:lineRule="auto"/>
        <w:outlineLvl w:val="2"/>
        <w:rPr>
          <w:del w:id="143" w:author="D Lewin" w:date="2026-01-09T05:19:00Z" w16du:dateUtc="2026-01-09T13:19:00Z"/>
          <w:rFonts w:ascii="Arial" w:hAnsi="Arial" w:cs="Arial"/>
          <w:sz w:val="21"/>
          <w:szCs w:val="21"/>
        </w:rPr>
      </w:pPr>
      <w:r>
        <w:rPr>
          <w:rFonts w:ascii="Arial" w:hAnsi="Arial" w:cs="Arial"/>
          <w:sz w:val="21"/>
          <w:szCs w:val="21"/>
        </w:rPr>
        <w:t xml:space="preserve">Your answers suggest that you may have restless legs syndrome. </w:t>
      </w:r>
      <w:ins w:id="144" w:author="D Lewin" w:date="2026-01-09T05:19:00Z" w16du:dateUtc="2026-01-09T13:19:00Z">
        <w:r>
          <w:rPr>
            <w:rFonts w:ascii="Arial" w:hAnsi="Arial" w:cs="Arial"/>
            <w:sz w:val="21"/>
            <w:szCs w:val="21"/>
          </w:rPr>
          <w:t xml:space="preserve">We will make additional recommendations in your report and provide </w:t>
        </w:r>
        <w:proofErr w:type="spellStart"/>
        <w:r w:rsidR="007757F8">
          <w:rPr>
            <w:rFonts w:ascii="Arial" w:hAnsi="Arial" w:cs="Arial"/>
            <w:sz w:val="21"/>
            <w:szCs w:val="21"/>
          </w:rPr>
          <w:t>specif</w:t>
        </w:r>
        <w:proofErr w:type="spellEnd"/>
        <w:r w:rsidR="007757F8">
          <w:rPr>
            <w:rFonts w:ascii="Arial" w:hAnsi="Arial" w:cs="Arial"/>
            <w:sz w:val="21"/>
            <w:szCs w:val="21"/>
          </w:rPr>
          <w:t xml:space="preserve"> guidance and treatment recommendations on our website</w:t>
        </w:r>
        <w:r>
          <w:rPr>
            <w:rFonts w:ascii="Arial" w:hAnsi="Arial" w:cs="Arial"/>
            <w:sz w:val="21"/>
            <w:szCs w:val="21"/>
          </w:rPr>
          <w:t xml:space="preserve">. </w:t>
        </w:r>
      </w:ins>
      <w:del w:id="145" w:author="D Lewin" w:date="2026-01-09T05:19:00Z" w16du:dateUtc="2026-01-09T13:19:00Z">
        <w:r w:rsidDel="00594466">
          <w:rPr>
            <w:rFonts w:ascii="Arial" w:hAnsi="Arial" w:cs="Arial"/>
            <w:sz w:val="21"/>
            <w:szCs w:val="21"/>
          </w:rPr>
          <w:delText>We strongly encourage you to discuss treatment options with your sleep specialist or primary care doctor. RLS is often exacerbated when someone is sleep deprived, using excessive caffeine, or experiencing increased stress.</w:delText>
        </w:r>
      </w:del>
    </w:p>
    <w:p w14:paraId="52D2AF21" w14:textId="77777777" w:rsidR="006C20BD" w:rsidRDefault="006C20BD" w:rsidP="008A4607">
      <w:pPr>
        <w:spacing w:after="0" w:line="240" w:lineRule="auto"/>
        <w:outlineLvl w:val="2"/>
        <w:rPr>
          <w:ins w:id="146" w:author="D Lewin" w:date="2026-01-09T05:25:00Z" w16du:dateUtc="2026-01-09T13:25:00Z"/>
          <w:rFonts w:ascii="Arial" w:hAnsi="Arial" w:cs="Arial"/>
          <w:sz w:val="21"/>
          <w:szCs w:val="21"/>
        </w:rPr>
      </w:pPr>
    </w:p>
    <w:p w14:paraId="68DCFC18" w14:textId="21040A4A" w:rsidR="006C20BD" w:rsidRDefault="006C20BD" w:rsidP="008A4607">
      <w:pPr>
        <w:spacing w:after="0" w:line="240" w:lineRule="auto"/>
        <w:outlineLvl w:val="2"/>
        <w:rPr>
          <w:rFonts w:ascii="Arial" w:hAnsi="Arial" w:cs="Arial"/>
          <w:sz w:val="21"/>
          <w:szCs w:val="21"/>
        </w:rPr>
      </w:pPr>
      <w:r>
        <w:rPr>
          <w:rFonts w:ascii="Arial" w:hAnsi="Arial" w:cs="Arial"/>
          <w:sz w:val="21"/>
          <w:szCs w:val="21"/>
        </w:rPr>
        <w:t>Page 8</w:t>
      </w:r>
    </w:p>
    <w:p w14:paraId="6F7FB4DB" w14:textId="77777777" w:rsidR="00687BCB" w:rsidRDefault="00687BCB" w:rsidP="008A4607">
      <w:pPr>
        <w:spacing w:after="0" w:line="240" w:lineRule="auto"/>
        <w:outlineLvl w:val="2"/>
        <w:rPr>
          <w:rFonts w:ascii="Arial" w:hAnsi="Arial" w:cs="Arial"/>
          <w:sz w:val="21"/>
          <w:szCs w:val="21"/>
        </w:rPr>
      </w:pPr>
    </w:p>
    <w:p w14:paraId="371F6BA1" w14:textId="7821A81E" w:rsidR="00687BCB" w:rsidRDefault="00687BCB" w:rsidP="008A4607">
      <w:pPr>
        <w:spacing w:after="0" w:line="240" w:lineRule="auto"/>
        <w:outlineLvl w:val="2"/>
        <w:rPr>
          <w:ins w:id="147" w:author="D Lewin" w:date="2026-01-09T05:27:00Z" w16du:dateUtc="2026-01-09T13:27:00Z"/>
          <w:rFonts w:ascii="Arial" w:hAnsi="Arial" w:cs="Arial"/>
          <w:sz w:val="21"/>
          <w:szCs w:val="21"/>
        </w:rPr>
      </w:pPr>
      <w:r>
        <w:rPr>
          <w:rFonts w:ascii="Arial" w:hAnsi="Arial" w:cs="Arial"/>
          <w:sz w:val="21"/>
          <w:szCs w:val="21"/>
        </w:rPr>
        <w:t xml:space="preserve">Parasomnias are unusual behaviors during sleep that can affect your safety and sleep quality. These include sleepwalking, </w:t>
      </w:r>
      <w:del w:id="148" w:author="D Lewin" w:date="2026-01-09T05:25:00Z" w16du:dateUtc="2026-01-09T13:25:00Z">
        <w:r w:rsidDel="00091D1D">
          <w:rPr>
            <w:rFonts w:ascii="Arial" w:hAnsi="Arial" w:cs="Arial"/>
            <w:sz w:val="21"/>
            <w:szCs w:val="21"/>
          </w:rPr>
          <w:delText>sleep talking</w:delText>
        </w:r>
      </w:del>
      <w:r>
        <w:rPr>
          <w:rFonts w:ascii="Arial" w:hAnsi="Arial" w:cs="Arial"/>
          <w:sz w:val="21"/>
          <w:szCs w:val="21"/>
        </w:rPr>
        <w:t xml:space="preserve">, night terrors, </w:t>
      </w:r>
      <w:ins w:id="149" w:author="D Lewin" w:date="2026-01-09T05:25:00Z" w16du:dateUtc="2026-01-09T13:25:00Z">
        <w:r w:rsidR="00091D1D">
          <w:rPr>
            <w:rFonts w:ascii="Arial" w:hAnsi="Arial" w:cs="Arial"/>
            <w:sz w:val="21"/>
            <w:szCs w:val="21"/>
          </w:rPr>
          <w:t xml:space="preserve">eating </w:t>
        </w:r>
      </w:ins>
      <w:r>
        <w:rPr>
          <w:rFonts w:ascii="Arial" w:hAnsi="Arial" w:cs="Arial"/>
          <w:sz w:val="21"/>
          <w:szCs w:val="21"/>
        </w:rPr>
        <w:t xml:space="preserve">and </w:t>
      </w:r>
      <w:del w:id="150" w:author="D Lewin" w:date="2026-01-09T05:25:00Z" w16du:dateUtc="2026-01-09T13:25:00Z">
        <w:r w:rsidDel="00091D1D">
          <w:rPr>
            <w:rFonts w:ascii="Arial" w:hAnsi="Arial" w:cs="Arial"/>
            <w:sz w:val="21"/>
            <w:szCs w:val="21"/>
          </w:rPr>
          <w:delText>other behaviors</w:delText>
        </w:r>
      </w:del>
      <w:ins w:id="151" w:author="D Lewin" w:date="2026-01-09T05:25:00Z" w16du:dateUtc="2026-01-09T13:25:00Z">
        <w:r w:rsidR="00091D1D">
          <w:rPr>
            <w:rFonts w:ascii="Arial" w:hAnsi="Arial" w:cs="Arial"/>
            <w:sz w:val="21"/>
            <w:szCs w:val="21"/>
          </w:rPr>
          <w:t>acting out your dream</w:t>
        </w:r>
      </w:ins>
      <w:ins w:id="152" w:author="D Lewin" w:date="2026-01-09T05:27:00Z" w16du:dateUtc="2026-01-09T13:27:00Z">
        <w:r w:rsidR="00A05242">
          <w:rPr>
            <w:rFonts w:ascii="Arial" w:hAnsi="Arial" w:cs="Arial"/>
            <w:sz w:val="21"/>
            <w:szCs w:val="21"/>
          </w:rPr>
          <w:t>,</w:t>
        </w:r>
      </w:ins>
    </w:p>
    <w:p w14:paraId="76687947" w14:textId="77777777" w:rsidR="00A05242" w:rsidRDefault="00A05242" w:rsidP="008A4607">
      <w:pPr>
        <w:spacing w:after="0" w:line="240" w:lineRule="auto"/>
        <w:outlineLvl w:val="2"/>
        <w:rPr>
          <w:ins w:id="153" w:author="D Lewin" w:date="2026-01-09T05:27:00Z" w16du:dateUtc="2026-01-09T13:27:00Z"/>
          <w:rFonts w:ascii="Arial" w:hAnsi="Arial" w:cs="Arial"/>
          <w:sz w:val="21"/>
          <w:szCs w:val="21"/>
        </w:rPr>
      </w:pPr>
    </w:p>
    <w:p w14:paraId="0961E0F5" w14:textId="212806E5" w:rsidR="00A05242" w:rsidRDefault="00A05242" w:rsidP="008A4607">
      <w:pPr>
        <w:spacing w:after="0" w:line="240" w:lineRule="auto"/>
        <w:outlineLvl w:val="2"/>
        <w:rPr>
          <w:ins w:id="154" w:author="D Lewin" w:date="2026-01-09T05:26:00Z" w16du:dateUtc="2026-01-09T13:26:00Z"/>
          <w:rFonts w:ascii="Arial" w:hAnsi="Arial" w:cs="Arial"/>
          <w:sz w:val="21"/>
          <w:szCs w:val="21"/>
        </w:rPr>
      </w:pPr>
      <w:ins w:id="155" w:author="D Lewin" w:date="2026-01-09T05:27:00Z" w16du:dateUtc="2026-01-09T13:27:00Z">
        <w:r>
          <w:rPr>
            <w:rFonts w:ascii="Arial" w:hAnsi="Arial" w:cs="Arial"/>
            <w:sz w:val="21"/>
            <w:szCs w:val="21"/>
          </w:rPr>
          <w:t xml:space="preserve">Have you been told that </w:t>
        </w:r>
      </w:ins>
      <w:ins w:id="156" w:author="D Lewin" w:date="2026-01-09T05:28:00Z" w16du:dateUtc="2026-01-09T13:28:00Z">
        <w:r>
          <w:rPr>
            <w:rFonts w:ascii="Arial" w:hAnsi="Arial" w:cs="Arial"/>
            <w:sz w:val="21"/>
            <w:szCs w:val="21"/>
          </w:rPr>
          <w:t xml:space="preserve">during your sleep period engage </w:t>
        </w:r>
      </w:ins>
      <w:ins w:id="157" w:author="D Lewin" w:date="2026-01-09T05:29:00Z" w16du:dateUtc="2026-01-09T13:29:00Z">
        <w:r>
          <w:rPr>
            <w:rFonts w:ascii="Arial" w:hAnsi="Arial" w:cs="Arial"/>
            <w:sz w:val="21"/>
            <w:szCs w:val="21"/>
          </w:rPr>
          <w:t xml:space="preserve">any of these </w:t>
        </w:r>
        <w:proofErr w:type="spellStart"/>
        <w:r>
          <w:rPr>
            <w:rFonts w:ascii="Arial" w:hAnsi="Arial" w:cs="Arial"/>
            <w:sz w:val="21"/>
            <w:szCs w:val="21"/>
          </w:rPr>
          <w:t>behavioras</w:t>
        </w:r>
        <w:proofErr w:type="spellEnd"/>
        <w:r>
          <w:rPr>
            <w:rFonts w:ascii="Arial" w:hAnsi="Arial" w:cs="Arial"/>
            <w:sz w:val="21"/>
            <w:szCs w:val="21"/>
          </w:rPr>
          <w:t xml:space="preserve"> and have no memory of them: (check all that apply)</w:t>
        </w:r>
      </w:ins>
    </w:p>
    <w:p w14:paraId="18A05704" w14:textId="6E203589" w:rsidR="00452401" w:rsidRDefault="00452401" w:rsidP="008A4607">
      <w:pPr>
        <w:spacing w:after="0" w:line="240" w:lineRule="auto"/>
        <w:outlineLvl w:val="2"/>
        <w:rPr>
          <w:ins w:id="158" w:author="D Lewin" w:date="2026-01-09T05:26:00Z" w16du:dateUtc="2026-01-09T13:26:00Z"/>
          <w:rFonts w:ascii="Arial" w:hAnsi="Arial" w:cs="Arial"/>
          <w:sz w:val="21"/>
          <w:szCs w:val="21"/>
        </w:rPr>
      </w:pPr>
    </w:p>
    <w:p w14:paraId="0985E0F9" w14:textId="048F5162" w:rsidR="00452401" w:rsidRDefault="00452401" w:rsidP="008A4607">
      <w:pPr>
        <w:spacing w:after="0" w:line="240" w:lineRule="auto"/>
        <w:outlineLvl w:val="2"/>
        <w:rPr>
          <w:ins w:id="159" w:author="D Lewin" w:date="2026-01-09T05:30:00Z" w16du:dateUtc="2026-01-09T13:30:00Z"/>
          <w:rFonts w:ascii="Arial" w:hAnsi="Arial" w:cs="Arial"/>
          <w:sz w:val="21"/>
          <w:szCs w:val="21"/>
        </w:rPr>
      </w:pPr>
      <w:ins w:id="160" w:author="D Lewin" w:date="2026-01-09T05:26:00Z" w16du:dateUtc="2026-01-09T13:26:00Z">
        <w:r>
          <w:rPr>
            <w:rFonts w:ascii="Arial" w:hAnsi="Arial" w:cs="Arial"/>
            <w:sz w:val="21"/>
            <w:szCs w:val="21"/>
          </w:rPr>
          <w:t>In l</w:t>
        </w:r>
      </w:ins>
      <w:ins w:id="161" w:author="D Lewin" w:date="2026-01-09T05:27:00Z" w16du:dateUtc="2026-01-09T13:27:00Z">
        <w:r>
          <w:rPr>
            <w:rFonts w:ascii="Arial" w:hAnsi="Arial" w:cs="Arial"/>
            <w:sz w:val="21"/>
            <w:szCs w:val="21"/>
          </w:rPr>
          <w:t>ist</w:t>
        </w:r>
        <w:proofErr w:type="gramStart"/>
        <w:r>
          <w:rPr>
            <w:rFonts w:ascii="Arial" w:hAnsi="Arial" w:cs="Arial"/>
            <w:sz w:val="21"/>
            <w:szCs w:val="21"/>
          </w:rPr>
          <w:t>, replace</w:t>
        </w:r>
        <w:proofErr w:type="gramEnd"/>
        <w:r>
          <w:rPr>
            <w:rFonts w:ascii="Arial" w:hAnsi="Arial" w:cs="Arial"/>
            <w:sz w:val="21"/>
            <w:szCs w:val="21"/>
          </w:rPr>
          <w:t xml:space="preserve"> talk with</w:t>
        </w:r>
      </w:ins>
      <w:ins w:id="162" w:author="D Lewin" w:date="2026-01-09T05:29:00Z" w16du:dateUtc="2026-01-09T13:29:00Z">
        <w:r w:rsidR="00A05242">
          <w:rPr>
            <w:rFonts w:ascii="Arial" w:hAnsi="Arial" w:cs="Arial"/>
            <w:sz w:val="21"/>
            <w:szCs w:val="21"/>
          </w:rPr>
          <w:t xml:space="preserve"> eating</w:t>
        </w:r>
      </w:ins>
    </w:p>
    <w:p w14:paraId="41C20761" w14:textId="77777777" w:rsidR="00C76E8E" w:rsidRDefault="00C76E8E" w:rsidP="008A4607">
      <w:pPr>
        <w:spacing w:after="0" w:line="240" w:lineRule="auto"/>
        <w:outlineLvl w:val="2"/>
        <w:rPr>
          <w:ins w:id="163" w:author="D Lewin" w:date="2026-01-09T05:30:00Z" w16du:dateUtc="2026-01-09T13:30:00Z"/>
          <w:rFonts w:ascii="Arial" w:hAnsi="Arial" w:cs="Arial"/>
          <w:sz w:val="21"/>
          <w:szCs w:val="21"/>
        </w:rPr>
      </w:pPr>
    </w:p>
    <w:p w14:paraId="3070620F" w14:textId="4386BC99" w:rsidR="00C76E8E" w:rsidRDefault="00C76E8E" w:rsidP="008A4607">
      <w:pPr>
        <w:spacing w:after="0" w:line="240" w:lineRule="auto"/>
        <w:outlineLvl w:val="2"/>
        <w:rPr>
          <w:ins w:id="164" w:author="D Lewin" w:date="2026-01-09T05:31:00Z" w16du:dateUtc="2026-01-09T13:31:00Z"/>
          <w:rFonts w:ascii="Arial" w:hAnsi="Arial" w:cs="Arial"/>
          <w:sz w:val="21"/>
          <w:szCs w:val="21"/>
        </w:rPr>
      </w:pPr>
      <w:ins w:id="165" w:author="D Lewin" w:date="2026-01-09T05:30:00Z" w16du:dateUtc="2026-01-09T13:30:00Z">
        <w:r>
          <w:rPr>
            <w:rFonts w:ascii="Arial" w:hAnsi="Arial" w:cs="Arial"/>
            <w:sz w:val="21"/>
            <w:szCs w:val="21"/>
          </w:rPr>
          <w:t xml:space="preserve">In </w:t>
        </w:r>
        <w:proofErr w:type="spellStart"/>
        <w:r>
          <w:rPr>
            <w:rFonts w:ascii="Arial" w:hAnsi="Arial" w:cs="Arial"/>
            <w:sz w:val="21"/>
            <w:szCs w:val="21"/>
          </w:rPr>
          <w:t>sublist</w:t>
        </w:r>
        <w:proofErr w:type="spellEnd"/>
        <w:r>
          <w:rPr>
            <w:rFonts w:ascii="Arial" w:hAnsi="Arial" w:cs="Arial"/>
            <w:sz w:val="21"/>
            <w:szCs w:val="21"/>
          </w:rPr>
          <w:t xml:space="preserve"> – add, have you been </w:t>
        </w:r>
        <w:proofErr w:type="spellStart"/>
        <w:r>
          <w:rPr>
            <w:rFonts w:ascii="Arial" w:hAnsi="Arial" w:cs="Arial"/>
            <w:sz w:val="21"/>
            <w:szCs w:val="21"/>
          </w:rPr>
          <w:t>injurned</w:t>
        </w:r>
        <w:proofErr w:type="spellEnd"/>
        <w:r>
          <w:rPr>
            <w:rFonts w:ascii="Arial" w:hAnsi="Arial" w:cs="Arial"/>
            <w:sz w:val="21"/>
            <w:szCs w:val="21"/>
          </w:rPr>
          <w:t xml:space="preserve"> or tried to leave your home during one of these events</w:t>
        </w:r>
      </w:ins>
      <w:ins w:id="166" w:author="D Lewin" w:date="2026-01-09T05:31:00Z" w16du:dateUtc="2026-01-09T13:31:00Z">
        <w:r>
          <w:rPr>
            <w:rFonts w:ascii="Arial" w:hAnsi="Arial" w:cs="Arial"/>
            <w:sz w:val="21"/>
            <w:szCs w:val="21"/>
          </w:rPr>
          <w:t xml:space="preserve"> [this can </w:t>
        </w:r>
        <w:proofErr w:type="spellStart"/>
        <w:r>
          <w:rPr>
            <w:rFonts w:ascii="Arial" w:hAnsi="Arial" w:cs="Arial"/>
            <w:sz w:val="21"/>
            <w:szCs w:val="21"/>
          </w:rPr>
          <w:t>triger</w:t>
        </w:r>
        <w:proofErr w:type="spellEnd"/>
        <w:r>
          <w:rPr>
            <w:rFonts w:ascii="Arial" w:hAnsi="Arial" w:cs="Arial"/>
            <w:sz w:val="21"/>
            <w:szCs w:val="21"/>
          </w:rPr>
          <w:t xml:space="preserve"> a high risk warning]</w:t>
        </w:r>
      </w:ins>
    </w:p>
    <w:p w14:paraId="5ED9F496" w14:textId="77777777" w:rsidR="009531F9" w:rsidRDefault="009531F9" w:rsidP="008A4607">
      <w:pPr>
        <w:spacing w:after="0" w:line="240" w:lineRule="auto"/>
        <w:outlineLvl w:val="2"/>
        <w:rPr>
          <w:ins w:id="167" w:author="D Lewin" w:date="2026-01-09T05:31:00Z" w16du:dateUtc="2026-01-09T13:31:00Z"/>
          <w:rFonts w:ascii="Arial" w:hAnsi="Arial" w:cs="Arial"/>
          <w:sz w:val="21"/>
          <w:szCs w:val="21"/>
        </w:rPr>
      </w:pPr>
    </w:p>
    <w:p w14:paraId="314A5A2F" w14:textId="400F23BB" w:rsidR="009531F9" w:rsidRDefault="009531F9" w:rsidP="008A4607">
      <w:pPr>
        <w:spacing w:after="0" w:line="240" w:lineRule="auto"/>
        <w:outlineLvl w:val="2"/>
        <w:rPr>
          <w:ins w:id="168" w:author="D Lewin" w:date="2026-01-09T05:34:00Z" w16du:dateUtc="2026-01-09T13:34:00Z"/>
          <w:rFonts w:ascii="Arial" w:hAnsi="Arial" w:cs="Arial"/>
          <w:sz w:val="21"/>
          <w:szCs w:val="21"/>
        </w:rPr>
      </w:pPr>
      <w:ins w:id="169" w:author="D Lewin" w:date="2026-01-09T05:31:00Z" w16du:dateUtc="2026-01-09T13:31:00Z">
        <w:r>
          <w:rPr>
            <w:rFonts w:ascii="Arial" w:hAnsi="Arial" w:cs="Arial"/>
            <w:sz w:val="21"/>
            <w:szCs w:val="21"/>
          </w:rPr>
          <w:t xml:space="preserve">Move “I have been diagnosed – either </w:t>
        </w:r>
        <w:proofErr w:type="spellStart"/>
        <w:r>
          <w:rPr>
            <w:rFonts w:ascii="Arial" w:hAnsi="Arial" w:cs="Arial"/>
            <w:sz w:val="21"/>
            <w:szCs w:val="21"/>
          </w:rPr>
          <w:t>rto</w:t>
        </w:r>
        <w:proofErr w:type="spellEnd"/>
        <w:r>
          <w:rPr>
            <w:rFonts w:ascii="Arial" w:hAnsi="Arial" w:cs="Arial"/>
            <w:sz w:val="21"/>
            <w:szCs w:val="21"/>
          </w:rPr>
          <w:t xml:space="preserve"> the beginning or end of the questionnaire.</w:t>
        </w:r>
      </w:ins>
    </w:p>
    <w:p w14:paraId="5BC3182C" w14:textId="77777777" w:rsidR="004228B6" w:rsidRDefault="004228B6" w:rsidP="008A4607">
      <w:pPr>
        <w:spacing w:after="0" w:line="240" w:lineRule="auto"/>
        <w:outlineLvl w:val="2"/>
        <w:rPr>
          <w:ins w:id="170" w:author="D Lewin" w:date="2026-01-09T05:34:00Z" w16du:dateUtc="2026-01-09T13:34:00Z"/>
          <w:rFonts w:ascii="Arial" w:hAnsi="Arial" w:cs="Arial"/>
          <w:sz w:val="21"/>
          <w:szCs w:val="21"/>
        </w:rPr>
      </w:pPr>
    </w:p>
    <w:p w14:paraId="6316D1C5" w14:textId="61F89C5A" w:rsidR="004228B6" w:rsidRDefault="004228B6" w:rsidP="008A4607">
      <w:pPr>
        <w:spacing w:after="0" w:line="240" w:lineRule="auto"/>
        <w:outlineLvl w:val="2"/>
        <w:rPr>
          <w:rFonts w:ascii="Arial" w:hAnsi="Arial" w:cs="Arial"/>
          <w:sz w:val="21"/>
          <w:szCs w:val="21"/>
        </w:rPr>
      </w:pPr>
      <w:r>
        <w:rPr>
          <w:rFonts w:ascii="Arial" w:hAnsi="Arial" w:cs="Arial"/>
          <w:sz w:val="21"/>
          <w:szCs w:val="21"/>
        </w:rPr>
        <w:t xml:space="preserve">Page </w:t>
      </w:r>
      <w:r w:rsidR="00F74156">
        <w:rPr>
          <w:rFonts w:ascii="Arial" w:hAnsi="Arial" w:cs="Arial"/>
          <w:sz w:val="21"/>
          <w:szCs w:val="21"/>
        </w:rPr>
        <w:t>10</w:t>
      </w:r>
      <w:r>
        <w:rPr>
          <w:rFonts w:ascii="Arial" w:hAnsi="Arial" w:cs="Arial"/>
          <w:sz w:val="21"/>
          <w:szCs w:val="21"/>
        </w:rPr>
        <w:t>:</w:t>
      </w:r>
    </w:p>
    <w:p w14:paraId="29D70BED" w14:textId="30C60CEE" w:rsidR="00F74156" w:rsidRDefault="00F74156" w:rsidP="008A4607">
      <w:pPr>
        <w:spacing w:after="0" w:line="240" w:lineRule="auto"/>
        <w:outlineLvl w:val="2"/>
        <w:rPr>
          <w:ins w:id="171" w:author="D Lewin" w:date="2026-01-09T05:38:00Z" w16du:dateUtc="2026-01-09T13:38:00Z"/>
          <w:rFonts w:ascii="Arial" w:hAnsi="Arial" w:cs="Arial"/>
          <w:sz w:val="21"/>
          <w:szCs w:val="21"/>
        </w:rPr>
      </w:pPr>
      <w:ins w:id="172" w:author="D Lewin" w:date="2026-01-09T05:34:00Z" w16du:dateUtc="2026-01-09T13:34:00Z">
        <w:r>
          <w:rPr>
            <w:rFonts w:ascii="Arial" w:hAnsi="Arial" w:cs="Arial"/>
            <w:sz w:val="21"/>
            <w:szCs w:val="21"/>
          </w:rPr>
          <w:t xml:space="preserve">Change title to </w:t>
        </w:r>
      </w:ins>
      <w:ins w:id="173" w:author="D Lewin" w:date="2026-01-09T05:35:00Z" w16du:dateUtc="2026-01-09T13:35:00Z">
        <w:r w:rsidR="00E01D23">
          <w:rPr>
            <w:rFonts w:ascii="Arial" w:hAnsi="Arial" w:cs="Arial"/>
            <w:sz w:val="21"/>
            <w:szCs w:val="21"/>
          </w:rPr>
          <w:t>Sleep Schedule Preferences</w:t>
        </w:r>
      </w:ins>
    </w:p>
    <w:p w14:paraId="6E336A2A" w14:textId="77777777" w:rsidR="00DA27E6" w:rsidRDefault="00DA27E6" w:rsidP="008A4607">
      <w:pPr>
        <w:spacing w:after="0" w:line="240" w:lineRule="auto"/>
        <w:outlineLvl w:val="2"/>
        <w:rPr>
          <w:ins w:id="174" w:author="D Lewin" w:date="2026-01-09T05:38:00Z" w16du:dateUtc="2026-01-09T13:38:00Z"/>
          <w:rFonts w:ascii="Arial" w:hAnsi="Arial" w:cs="Arial"/>
          <w:sz w:val="21"/>
          <w:szCs w:val="21"/>
        </w:rPr>
      </w:pPr>
    </w:p>
    <w:p w14:paraId="3D951FD1" w14:textId="7A8A944D" w:rsidR="00DA27E6" w:rsidRDefault="00DA27E6" w:rsidP="008A4607">
      <w:pPr>
        <w:spacing w:after="0" w:line="240" w:lineRule="auto"/>
        <w:outlineLvl w:val="2"/>
        <w:rPr>
          <w:ins w:id="175" w:author="D Lewin" w:date="2026-01-09T05:34:00Z" w16du:dateUtc="2026-01-09T13:34:00Z"/>
          <w:rFonts w:ascii="Arial" w:hAnsi="Arial" w:cs="Arial"/>
          <w:sz w:val="21"/>
          <w:szCs w:val="21"/>
        </w:rPr>
      </w:pPr>
      <w:ins w:id="176" w:author="D Lewin" w:date="2026-01-09T05:38:00Z" w16du:dateUtc="2026-01-09T13:38:00Z">
        <w:r>
          <w:rPr>
            <w:rFonts w:ascii="Arial" w:hAnsi="Arial" w:cs="Arial"/>
            <w:sz w:val="21"/>
            <w:szCs w:val="21"/>
          </w:rPr>
          <w:t>Cut past shift work question.</w:t>
        </w:r>
      </w:ins>
    </w:p>
    <w:p w14:paraId="6E6004FD" w14:textId="45370B5E" w:rsidR="008A4607" w:rsidRDefault="00014021" w:rsidP="00880825">
      <w:pPr>
        <w:spacing w:after="0" w:line="240" w:lineRule="auto"/>
        <w:outlineLvl w:val="2"/>
        <w:rPr>
          <w:ins w:id="177" w:author="D Lewin" w:date="2026-01-09T05:43:00Z" w16du:dateUtc="2026-01-09T13:43:00Z"/>
          <w:rFonts w:ascii="Arial" w:hAnsi="Arial" w:cs="Arial"/>
          <w:sz w:val="21"/>
          <w:szCs w:val="21"/>
        </w:rPr>
      </w:pPr>
      <w:r>
        <w:rPr>
          <w:rStyle w:val="Strong"/>
          <w:rFonts w:ascii="Arial" w:hAnsi="Arial" w:cs="Arial"/>
          <w:sz w:val="21"/>
          <w:szCs w:val="21"/>
        </w:rPr>
        <w:t>Morning Person Chronotype</w:t>
      </w:r>
      <w:r>
        <w:rPr>
          <w:rFonts w:ascii="Arial" w:hAnsi="Arial" w:cs="Arial"/>
          <w:sz w:val="21"/>
          <w:szCs w:val="21"/>
        </w:rPr>
        <w:br/>
        <w:t xml:space="preserve">You have an early chronotype preference. </w:t>
      </w:r>
      <w:ins w:id="178" w:author="D Lewin" w:date="2026-01-09T05:41:00Z" w16du:dateUtc="2026-01-09T13:41:00Z">
        <w:r w:rsidR="00E84CA7">
          <w:rPr>
            <w:rFonts w:ascii="Arial" w:hAnsi="Arial" w:cs="Arial"/>
            <w:sz w:val="21"/>
            <w:szCs w:val="21"/>
          </w:rPr>
          <w:t>Waking</w:t>
        </w:r>
      </w:ins>
      <w:del w:id="179" w:author="D Lewin" w:date="2026-01-09T05:41:00Z" w16du:dateUtc="2026-01-09T13:41:00Z">
        <w:r w:rsidDel="00E84CA7">
          <w:rPr>
            <w:rFonts w:ascii="Arial" w:hAnsi="Arial" w:cs="Arial"/>
            <w:sz w:val="21"/>
            <w:szCs w:val="21"/>
          </w:rPr>
          <w:delText>If you're waking</w:delText>
        </w:r>
      </w:del>
      <w:r>
        <w:rPr>
          <w:rFonts w:ascii="Arial" w:hAnsi="Arial" w:cs="Arial"/>
          <w:sz w:val="21"/>
          <w:szCs w:val="21"/>
        </w:rPr>
        <w:t xml:space="preserve"> earlier than desired and experiencing evening sleepiness that interferes with activities, </w:t>
      </w:r>
      <w:del w:id="180" w:author="D Lewin" w:date="2026-01-09T05:41:00Z" w16du:dateUtc="2026-01-09T13:41:00Z">
        <w:r w:rsidDel="00E84CA7">
          <w:rPr>
            <w:rFonts w:ascii="Arial" w:hAnsi="Arial" w:cs="Arial"/>
            <w:sz w:val="21"/>
            <w:szCs w:val="21"/>
          </w:rPr>
          <w:delText>you may have symptoms of</w:delText>
        </w:r>
      </w:del>
      <w:ins w:id="181" w:author="D Lewin" w:date="2026-01-09T05:41:00Z" w16du:dateUtc="2026-01-09T13:41:00Z">
        <w:r w:rsidR="00E84CA7">
          <w:rPr>
            <w:rFonts w:ascii="Arial" w:hAnsi="Arial" w:cs="Arial"/>
            <w:sz w:val="21"/>
            <w:szCs w:val="21"/>
          </w:rPr>
          <w:t>are symptoms</w:t>
        </w:r>
      </w:ins>
      <w:ins w:id="182" w:author="D Lewin" w:date="2026-01-09T05:42:00Z" w16du:dateUtc="2026-01-09T13:42:00Z">
        <w:r w:rsidR="00E84CA7">
          <w:rPr>
            <w:rFonts w:ascii="Arial" w:hAnsi="Arial" w:cs="Arial"/>
            <w:sz w:val="21"/>
            <w:szCs w:val="21"/>
          </w:rPr>
          <w:t xml:space="preserve"> of</w:t>
        </w:r>
      </w:ins>
      <w:r>
        <w:rPr>
          <w:rFonts w:ascii="Arial" w:hAnsi="Arial" w:cs="Arial"/>
          <w:sz w:val="21"/>
          <w:szCs w:val="21"/>
        </w:rPr>
        <w:t xml:space="preserve"> Advanced Sleep Phase Syndrome. </w:t>
      </w:r>
      <w:proofErr w:type="gramStart"/>
      <w:ins w:id="183" w:author="D Lewin" w:date="2026-01-09T05:42:00Z" w16du:dateUtc="2026-01-09T13:42:00Z">
        <w:r w:rsidR="00E84CA7">
          <w:rPr>
            <w:rFonts w:ascii="Arial" w:hAnsi="Arial" w:cs="Arial"/>
            <w:sz w:val="21"/>
            <w:szCs w:val="21"/>
          </w:rPr>
          <w:t>These</w:t>
        </w:r>
        <w:proofErr w:type="gramEnd"/>
        <w:r w:rsidR="00E84CA7">
          <w:rPr>
            <w:rFonts w:ascii="Arial" w:hAnsi="Arial" w:cs="Arial"/>
            <w:sz w:val="21"/>
            <w:szCs w:val="21"/>
          </w:rPr>
          <w:t xml:space="preserve"> may increase after the age of 55. </w:t>
        </w:r>
        <w:bookmarkStart w:id="184" w:name="_Hlk218829983"/>
        <w:r w:rsidR="00E84CA7">
          <w:rPr>
            <w:rFonts w:ascii="Arial" w:hAnsi="Arial" w:cs="Arial"/>
            <w:sz w:val="21"/>
            <w:szCs w:val="21"/>
          </w:rPr>
          <w:t>More details will be provided in the report with links to  education and recommendations on our website.</w:t>
        </w:r>
      </w:ins>
      <w:bookmarkEnd w:id="184"/>
      <w:del w:id="185" w:author="D Lewin" w:date="2026-01-09T05:42:00Z" w16du:dateUtc="2026-01-09T13:42:00Z">
        <w:r w:rsidDel="00E84CA7">
          <w:rPr>
            <w:rFonts w:ascii="Arial" w:hAnsi="Arial" w:cs="Arial"/>
            <w:sz w:val="21"/>
            <w:szCs w:val="21"/>
          </w:rPr>
          <w:delText>This becomes increasingly common after age 70. If you're struggling with your current sleep schedule, consider consulting with a behavioral sleep specialist.</w:delText>
        </w:r>
      </w:del>
    </w:p>
    <w:p w14:paraId="7E5D9C38" w14:textId="77777777" w:rsidR="00181038" w:rsidRDefault="00181038" w:rsidP="00880825">
      <w:pPr>
        <w:spacing w:after="0" w:line="240" w:lineRule="auto"/>
        <w:outlineLvl w:val="2"/>
        <w:rPr>
          <w:ins w:id="186" w:author="D Lewin" w:date="2026-01-09T05:43:00Z" w16du:dateUtc="2026-01-09T13:43:00Z"/>
          <w:rFonts w:ascii="Arial" w:hAnsi="Arial" w:cs="Arial"/>
          <w:sz w:val="21"/>
          <w:szCs w:val="21"/>
        </w:rPr>
      </w:pPr>
    </w:p>
    <w:p w14:paraId="5DEE309C" w14:textId="64C277AA" w:rsidR="00181038" w:rsidRDefault="00181038" w:rsidP="00880825">
      <w:pPr>
        <w:spacing w:after="0" w:line="240" w:lineRule="auto"/>
        <w:outlineLvl w:val="2"/>
        <w:rPr>
          <w:ins w:id="187" w:author="D Lewin" w:date="2026-01-09T05:46:00Z" w16du:dateUtc="2026-01-09T13:46:00Z"/>
          <w:rFonts w:ascii="Arial" w:hAnsi="Arial" w:cs="Arial"/>
          <w:sz w:val="21"/>
          <w:szCs w:val="21"/>
        </w:rPr>
      </w:pPr>
      <w:r>
        <w:rPr>
          <w:rStyle w:val="Strong"/>
          <w:rFonts w:ascii="Arial" w:hAnsi="Arial" w:cs="Arial"/>
          <w:sz w:val="21"/>
          <w:szCs w:val="21"/>
        </w:rPr>
        <w:t>Night Owl Chronotype</w:t>
      </w:r>
      <w:r>
        <w:rPr>
          <w:rFonts w:ascii="Arial" w:hAnsi="Arial" w:cs="Arial"/>
          <w:sz w:val="21"/>
          <w:szCs w:val="21"/>
        </w:rPr>
        <w:br/>
        <w:t xml:space="preserve">You have a late chronotype preference. </w:t>
      </w:r>
      <w:ins w:id="188" w:author="D Lewin" w:date="2026-01-09T05:44:00Z" w16du:dateUtc="2026-01-09T13:44:00Z">
        <w:r w:rsidR="000E75C3">
          <w:rPr>
            <w:rFonts w:ascii="Arial" w:hAnsi="Arial" w:cs="Arial"/>
            <w:sz w:val="21"/>
            <w:szCs w:val="21"/>
          </w:rPr>
          <w:t>D</w:t>
        </w:r>
      </w:ins>
      <w:del w:id="189" w:author="D Lewin" w:date="2026-01-09T05:44:00Z" w16du:dateUtc="2026-01-09T13:44:00Z">
        <w:r w:rsidDel="000E75C3">
          <w:rPr>
            <w:rFonts w:ascii="Arial" w:hAnsi="Arial" w:cs="Arial"/>
            <w:sz w:val="21"/>
            <w:szCs w:val="21"/>
          </w:rPr>
          <w:delText>If you're experiencing d</w:delText>
        </w:r>
      </w:del>
      <w:r>
        <w:rPr>
          <w:rFonts w:ascii="Arial" w:hAnsi="Arial" w:cs="Arial"/>
          <w:sz w:val="21"/>
          <w:szCs w:val="21"/>
        </w:rPr>
        <w:t xml:space="preserve">ifficulty waking in the morning, daytime tiredness </w:t>
      </w:r>
      <w:del w:id="190" w:author="D Lewin" w:date="2026-01-09T05:44:00Z" w16du:dateUtc="2026-01-09T13:44:00Z">
        <w:r w:rsidDel="000E75C3">
          <w:rPr>
            <w:rFonts w:ascii="Arial" w:hAnsi="Arial" w:cs="Arial"/>
            <w:sz w:val="21"/>
            <w:szCs w:val="21"/>
          </w:rPr>
          <w:delText xml:space="preserve">when your work/school schedule requires early wake times, </w:delText>
        </w:r>
      </w:del>
      <w:ins w:id="191" w:author="D Lewin" w:date="2026-01-09T05:44:00Z" w16du:dateUtc="2026-01-09T13:44:00Z">
        <w:r w:rsidR="000E75C3">
          <w:rPr>
            <w:rFonts w:ascii="Arial" w:hAnsi="Arial" w:cs="Arial"/>
            <w:sz w:val="21"/>
            <w:szCs w:val="21"/>
          </w:rPr>
          <w:t>and</w:t>
        </w:r>
      </w:ins>
      <w:del w:id="192" w:author="D Lewin" w:date="2026-01-09T05:44:00Z" w16du:dateUtc="2026-01-09T13:44:00Z">
        <w:r w:rsidDel="000E75C3">
          <w:rPr>
            <w:rFonts w:ascii="Arial" w:hAnsi="Arial" w:cs="Arial"/>
            <w:sz w:val="21"/>
            <w:szCs w:val="21"/>
          </w:rPr>
          <w:delText>or</w:delText>
        </w:r>
      </w:del>
      <w:r>
        <w:rPr>
          <w:rFonts w:ascii="Arial" w:hAnsi="Arial" w:cs="Arial"/>
          <w:sz w:val="21"/>
          <w:szCs w:val="21"/>
        </w:rPr>
        <w:t xml:space="preserve"> difficulty falling asleep</w:t>
      </w:r>
      <w:ins w:id="193" w:author="D Lewin" w:date="2026-01-09T05:44:00Z" w16du:dateUtc="2026-01-09T13:44:00Z">
        <w:r w:rsidR="000E75C3">
          <w:rPr>
            <w:rFonts w:ascii="Arial" w:hAnsi="Arial" w:cs="Arial"/>
            <w:sz w:val="21"/>
            <w:szCs w:val="21"/>
          </w:rPr>
          <w:t xml:space="preserve"> are symptoms </w:t>
        </w:r>
        <w:proofErr w:type="spellStart"/>
        <w:r w:rsidR="000E75C3">
          <w:rPr>
            <w:rFonts w:ascii="Arial" w:hAnsi="Arial" w:cs="Arial"/>
            <w:sz w:val="21"/>
            <w:szCs w:val="21"/>
          </w:rPr>
          <w:t>of</w:t>
        </w:r>
      </w:ins>
      <w:del w:id="194" w:author="D Lewin" w:date="2026-01-09T05:44:00Z" w16du:dateUtc="2026-01-09T13:44:00Z">
        <w:r w:rsidDel="000E75C3">
          <w:rPr>
            <w:rFonts w:ascii="Arial" w:hAnsi="Arial" w:cs="Arial"/>
            <w:sz w:val="21"/>
            <w:szCs w:val="21"/>
          </w:rPr>
          <w:delText xml:space="preserve">, you may have symptoms of </w:delText>
        </w:r>
      </w:del>
      <w:r>
        <w:rPr>
          <w:rFonts w:ascii="Arial" w:hAnsi="Arial" w:cs="Arial"/>
          <w:sz w:val="21"/>
          <w:szCs w:val="21"/>
        </w:rPr>
        <w:t>Delayed</w:t>
      </w:r>
      <w:proofErr w:type="spellEnd"/>
      <w:r>
        <w:rPr>
          <w:rFonts w:ascii="Arial" w:hAnsi="Arial" w:cs="Arial"/>
          <w:sz w:val="21"/>
          <w:szCs w:val="21"/>
        </w:rPr>
        <w:t xml:space="preserve"> Sleep Phase Syndrome. This is particularly common between ages 12-25 but can affect all ages. Consider consulting with a sleep specialist if these issues impact your daily functioning.</w:t>
      </w:r>
      <w:ins w:id="195" w:author="D Lewin" w:date="2026-01-09T05:46:00Z" w16du:dateUtc="2026-01-09T13:46:00Z">
        <w:r w:rsidR="000E75C3">
          <w:rPr>
            <w:rFonts w:ascii="Arial" w:hAnsi="Arial" w:cs="Arial"/>
            <w:sz w:val="21"/>
            <w:szCs w:val="21"/>
          </w:rPr>
          <w:t xml:space="preserve"> </w:t>
        </w:r>
        <w:r w:rsidR="000E75C3">
          <w:rPr>
            <w:rFonts w:ascii="Arial" w:hAnsi="Arial" w:cs="Arial"/>
            <w:sz w:val="21"/>
            <w:szCs w:val="21"/>
          </w:rPr>
          <w:t>More details will be provided in the report with links to  education and recommendations on our website.</w:t>
        </w:r>
      </w:ins>
    </w:p>
    <w:p w14:paraId="15C827B8" w14:textId="77777777" w:rsidR="009E247E" w:rsidRDefault="009E247E" w:rsidP="00880825">
      <w:pPr>
        <w:spacing w:after="0" w:line="240" w:lineRule="auto"/>
        <w:outlineLvl w:val="2"/>
        <w:rPr>
          <w:rFonts w:ascii="Arial" w:hAnsi="Arial" w:cs="Arial"/>
          <w:sz w:val="21"/>
          <w:szCs w:val="21"/>
        </w:rPr>
      </w:pPr>
    </w:p>
    <w:p w14:paraId="6912C539" w14:textId="4E4D092E" w:rsidR="009E247E" w:rsidRDefault="009E247E" w:rsidP="00880825">
      <w:pPr>
        <w:spacing w:after="0" w:line="240" w:lineRule="auto"/>
        <w:outlineLvl w:val="2"/>
        <w:rPr>
          <w:rFonts w:ascii="Arial" w:hAnsi="Arial" w:cs="Arial"/>
          <w:sz w:val="21"/>
          <w:szCs w:val="21"/>
        </w:rPr>
      </w:pPr>
      <w:r>
        <w:rPr>
          <w:rFonts w:ascii="Arial" w:hAnsi="Arial" w:cs="Arial"/>
          <w:sz w:val="21"/>
          <w:szCs w:val="21"/>
        </w:rPr>
        <w:t xml:space="preserve">Page 11: </w:t>
      </w:r>
    </w:p>
    <w:p w14:paraId="72C5039A" w14:textId="48A39519" w:rsidR="009E247E" w:rsidRDefault="009E247E" w:rsidP="00880825">
      <w:pPr>
        <w:spacing w:after="0" w:line="240" w:lineRule="auto"/>
        <w:outlineLvl w:val="2"/>
        <w:rPr>
          <w:ins w:id="196" w:author="D Lewin" w:date="2026-01-09T05:48:00Z" w16du:dateUtc="2026-01-09T13:48:00Z"/>
          <w:rFonts w:ascii="Arial" w:hAnsi="Arial" w:cs="Arial"/>
          <w:sz w:val="21"/>
          <w:szCs w:val="21"/>
        </w:rPr>
      </w:pPr>
      <w:r>
        <w:rPr>
          <w:rFonts w:ascii="Arial" w:hAnsi="Arial" w:cs="Arial"/>
          <w:sz w:val="21"/>
          <w:szCs w:val="21"/>
        </w:rPr>
        <w:t xml:space="preserve">Understanding what medications and supplements you take helps us provide better recommendations. Some substances can significantly impact </w:t>
      </w:r>
      <w:ins w:id="197" w:author="D Lewin" w:date="2026-01-09T05:47:00Z" w16du:dateUtc="2026-01-09T13:47:00Z">
        <w:r>
          <w:rPr>
            <w:rFonts w:ascii="Arial" w:hAnsi="Arial" w:cs="Arial"/>
            <w:sz w:val="21"/>
            <w:szCs w:val="21"/>
          </w:rPr>
          <w:t xml:space="preserve">your physical and sleep health. </w:t>
        </w:r>
      </w:ins>
      <w:del w:id="198" w:author="D Lewin" w:date="2026-01-09T05:47:00Z" w16du:dateUtc="2026-01-09T13:47:00Z">
        <w:r w:rsidDel="009E247E">
          <w:rPr>
            <w:rFonts w:ascii="Arial" w:hAnsi="Arial" w:cs="Arial"/>
            <w:sz w:val="21"/>
            <w:szCs w:val="21"/>
          </w:rPr>
          <w:delText>sleep quality and timing.</w:delText>
        </w:r>
      </w:del>
    </w:p>
    <w:p w14:paraId="303935A7" w14:textId="74D38E9F" w:rsidR="00D9478B" w:rsidRDefault="00D9478B" w:rsidP="00880825">
      <w:pPr>
        <w:spacing w:after="0" w:line="240" w:lineRule="auto"/>
        <w:outlineLvl w:val="2"/>
        <w:rPr>
          <w:rFonts w:ascii="Arial" w:eastAsia="Times New Roman" w:hAnsi="Arial" w:cs="Arial"/>
          <w:b/>
          <w:bCs/>
          <w:caps/>
          <w:spacing w:val="5"/>
          <w:kern w:val="0"/>
          <w:sz w:val="21"/>
          <w:szCs w:val="21"/>
          <w14:ligatures w14:val="none"/>
        </w:rPr>
      </w:pPr>
      <w:ins w:id="199" w:author="D Lewin" w:date="2026-01-09T05:48:00Z" w16du:dateUtc="2026-01-09T13:48:00Z">
        <w:r>
          <w:rPr>
            <w:rFonts w:ascii="Arial" w:hAnsi="Arial" w:cs="Arial"/>
            <w:sz w:val="21"/>
            <w:szCs w:val="21"/>
          </w:rPr>
          <w:lastRenderedPageBreak/>
          <w:t xml:space="preserve">Add other tab with option for </w:t>
        </w:r>
        <w:proofErr w:type="gramStart"/>
        <w:r>
          <w:rPr>
            <w:rFonts w:ascii="Arial" w:hAnsi="Arial" w:cs="Arial"/>
            <w:sz w:val="21"/>
            <w:szCs w:val="21"/>
          </w:rPr>
          <w:t>write</w:t>
        </w:r>
        <w:proofErr w:type="gramEnd"/>
        <w:r>
          <w:rPr>
            <w:rFonts w:ascii="Arial" w:hAnsi="Arial" w:cs="Arial"/>
            <w:sz w:val="21"/>
            <w:szCs w:val="21"/>
          </w:rPr>
          <w:t xml:space="preserve"> in for both supplements and prescription</w:t>
        </w:r>
      </w:ins>
      <w:ins w:id="200" w:author="D Lewin" w:date="2026-01-09T05:49:00Z" w16du:dateUtc="2026-01-09T13:49:00Z">
        <w:r>
          <w:rPr>
            <w:rFonts w:ascii="Arial" w:hAnsi="Arial" w:cs="Arial"/>
            <w:sz w:val="21"/>
            <w:szCs w:val="21"/>
          </w:rPr>
          <w:t>.</w:t>
        </w:r>
      </w:ins>
    </w:p>
    <w:p w14:paraId="1B487D5E" w14:textId="77777777" w:rsidR="00CA3677" w:rsidRDefault="00CA3677" w:rsidP="00880825">
      <w:pPr>
        <w:spacing w:after="0" w:line="240" w:lineRule="auto"/>
        <w:outlineLvl w:val="2"/>
        <w:rPr>
          <w:ins w:id="201" w:author="D Lewin" w:date="2026-01-09T05:50:00Z" w16du:dateUtc="2026-01-09T13:50:00Z"/>
          <w:rFonts w:ascii="Arial" w:eastAsia="Times New Roman" w:hAnsi="Arial" w:cs="Arial"/>
          <w:b/>
          <w:bCs/>
          <w:caps/>
          <w:spacing w:val="5"/>
          <w:kern w:val="0"/>
          <w:sz w:val="21"/>
          <w:szCs w:val="21"/>
          <w14:ligatures w14:val="none"/>
        </w:rPr>
      </w:pPr>
    </w:p>
    <w:p w14:paraId="160E9AD1" w14:textId="63E1DB5E" w:rsidR="0050277D" w:rsidRDefault="0050277D" w:rsidP="00880825">
      <w:pPr>
        <w:spacing w:after="0" w:line="240" w:lineRule="auto"/>
        <w:outlineLvl w:val="2"/>
        <w:rPr>
          <w:ins w:id="202" w:author="D Lewin" w:date="2026-01-09T05:53:00Z" w16du:dateUtc="2026-01-09T13:53:00Z"/>
          <w:rFonts w:ascii="Arial" w:hAnsi="Arial" w:cs="Arial"/>
          <w:sz w:val="21"/>
          <w:szCs w:val="21"/>
        </w:rPr>
      </w:pPr>
      <w:r>
        <w:rPr>
          <w:rStyle w:val="Strong"/>
          <w:rFonts w:ascii="Arial" w:hAnsi="Arial" w:cs="Arial"/>
          <w:sz w:val="21"/>
          <w:szCs w:val="21"/>
        </w:rPr>
        <w:t>Prescription Sleep Medications</w:t>
      </w:r>
      <w:r>
        <w:rPr>
          <w:rFonts w:ascii="Arial" w:hAnsi="Arial" w:cs="Arial"/>
          <w:sz w:val="21"/>
          <w:szCs w:val="21"/>
        </w:rPr>
        <w:br/>
        <w:t xml:space="preserve">Long-term use of sleep medications can lead to dependence and may mask underlying sleep </w:t>
      </w:r>
      <w:proofErr w:type="spellStart"/>
      <w:r>
        <w:rPr>
          <w:rFonts w:ascii="Arial" w:hAnsi="Arial" w:cs="Arial"/>
          <w:sz w:val="21"/>
          <w:szCs w:val="21"/>
        </w:rPr>
        <w:t>disorders.</w:t>
      </w:r>
      <w:ins w:id="203" w:author="D Lewin" w:date="2026-01-09T05:52:00Z" w16du:dateUtc="2026-01-09T13:52:00Z">
        <w:r>
          <w:rPr>
            <w:rFonts w:ascii="Arial" w:hAnsi="Arial" w:cs="Arial"/>
            <w:sz w:val="21"/>
            <w:szCs w:val="21"/>
          </w:rPr>
          <w:t>Your</w:t>
        </w:r>
        <w:proofErr w:type="spellEnd"/>
        <w:r>
          <w:rPr>
            <w:rFonts w:ascii="Arial" w:hAnsi="Arial" w:cs="Arial"/>
            <w:sz w:val="21"/>
            <w:szCs w:val="21"/>
          </w:rPr>
          <w:t xml:space="preserve"> sleep report will include links and next steps for healthy management of these medications. </w:t>
        </w:r>
      </w:ins>
      <w:del w:id="204" w:author="D Lewin" w:date="2026-01-09T05:52:00Z" w16du:dateUtc="2026-01-09T13:52:00Z">
        <w:r w:rsidDel="0050277D">
          <w:rPr>
            <w:rFonts w:ascii="Arial" w:hAnsi="Arial" w:cs="Arial"/>
            <w:sz w:val="21"/>
            <w:szCs w:val="21"/>
          </w:rPr>
          <w:delText xml:space="preserve"> If you've been using sleep medications for more than a few weeks, consider discussing alternative treatments like Cognitive Behavioral Therapy for Insomnia (CBT-I) with your healthcare provider.</w:delText>
        </w:r>
      </w:del>
    </w:p>
    <w:p w14:paraId="5ED72488" w14:textId="77777777" w:rsidR="0087404F" w:rsidRDefault="0087404F" w:rsidP="00880825">
      <w:pPr>
        <w:spacing w:after="0" w:line="240" w:lineRule="auto"/>
        <w:outlineLvl w:val="2"/>
        <w:rPr>
          <w:ins w:id="205" w:author="D Lewin" w:date="2026-01-09T05:53:00Z" w16du:dateUtc="2026-01-09T13:53:00Z"/>
          <w:rFonts w:ascii="Arial" w:hAnsi="Arial" w:cs="Arial"/>
          <w:sz w:val="21"/>
          <w:szCs w:val="21"/>
        </w:rPr>
      </w:pPr>
    </w:p>
    <w:p w14:paraId="11A53BFA" w14:textId="29E42E25" w:rsidR="0087404F" w:rsidDel="000F5D0E" w:rsidRDefault="0087404F" w:rsidP="00880825">
      <w:pPr>
        <w:spacing w:after="0" w:line="240" w:lineRule="auto"/>
        <w:outlineLvl w:val="2"/>
        <w:rPr>
          <w:del w:id="206" w:author="D Lewin" w:date="2026-01-09T05:54:00Z" w16du:dateUtc="2026-01-09T13:54:00Z"/>
          <w:rFonts w:ascii="Arial" w:hAnsi="Arial" w:cs="Arial"/>
          <w:sz w:val="21"/>
          <w:szCs w:val="21"/>
        </w:rPr>
      </w:pPr>
      <w:r>
        <w:rPr>
          <w:rStyle w:val="Strong"/>
          <w:rFonts w:ascii="Arial" w:hAnsi="Arial" w:cs="Arial"/>
          <w:sz w:val="21"/>
          <w:szCs w:val="21"/>
        </w:rPr>
        <w:t>Multiple Sleep Aids Detected</w:t>
      </w:r>
      <w:r>
        <w:rPr>
          <w:rFonts w:ascii="Arial" w:hAnsi="Arial" w:cs="Arial"/>
          <w:sz w:val="21"/>
          <w:szCs w:val="21"/>
        </w:rPr>
        <w:br/>
        <w:t xml:space="preserve">You're using multiple sleep aids, which may indicate significant sleep difficulties. This combination approach can lead to interactions and side effects. </w:t>
      </w:r>
      <w:ins w:id="207" w:author="D Lewin" w:date="2026-01-09T05:54:00Z" w16du:dateUtc="2026-01-09T13:54:00Z">
        <w:r>
          <w:rPr>
            <w:rFonts w:ascii="Arial" w:hAnsi="Arial" w:cs="Arial"/>
            <w:sz w:val="21"/>
            <w:szCs w:val="21"/>
          </w:rPr>
          <w:t xml:space="preserve">Your sleep report will include links and next steps for healthy management of these medications. </w:t>
        </w:r>
      </w:ins>
      <w:del w:id="208" w:author="D Lewin" w:date="2026-01-09T05:54:00Z" w16du:dateUtc="2026-01-09T13:54:00Z">
        <w:r w:rsidDel="0087404F">
          <w:rPr>
            <w:rFonts w:ascii="Arial" w:hAnsi="Arial" w:cs="Arial"/>
            <w:sz w:val="21"/>
            <w:szCs w:val="21"/>
          </w:rPr>
          <w:delText>We strongly recommend consulting with a sleep specialist to address the underlying causes of your sleep problems rather than relying on multiple medications.</w:delText>
        </w:r>
      </w:del>
    </w:p>
    <w:p w14:paraId="1FF59069" w14:textId="77777777" w:rsidR="000F5D0E" w:rsidRDefault="000F5D0E" w:rsidP="00880825">
      <w:pPr>
        <w:spacing w:after="0" w:line="240" w:lineRule="auto"/>
        <w:outlineLvl w:val="2"/>
        <w:rPr>
          <w:ins w:id="209" w:author="D Lewin" w:date="2026-01-09T06:02:00Z" w16du:dateUtc="2026-01-09T14:02:00Z"/>
          <w:rFonts w:ascii="Arial" w:hAnsi="Arial" w:cs="Arial"/>
          <w:sz w:val="21"/>
          <w:szCs w:val="21"/>
        </w:rPr>
      </w:pPr>
    </w:p>
    <w:p w14:paraId="4C6B714F" w14:textId="77777777" w:rsidR="000F5D0E" w:rsidRDefault="000F5D0E" w:rsidP="00880825">
      <w:pPr>
        <w:spacing w:after="0" w:line="240" w:lineRule="auto"/>
        <w:outlineLvl w:val="2"/>
        <w:rPr>
          <w:ins w:id="210" w:author="D Lewin" w:date="2026-01-09T06:02:00Z" w16du:dateUtc="2026-01-09T14:02:00Z"/>
          <w:rFonts w:ascii="Arial" w:hAnsi="Arial" w:cs="Arial"/>
          <w:sz w:val="21"/>
          <w:szCs w:val="21"/>
        </w:rPr>
      </w:pPr>
    </w:p>
    <w:p w14:paraId="01956535" w14:textId="4EDA42B4" w:rsidR="000F5D0E" w:rsidRDefault="000F5D0E" w:rsidP="00880825">
      <w:pPr>
        <w:spacing w:after="0" w:line="240" w:lineRule="auto"/>
        <w:outlineLvl w:val="2"/>
        <w:rPr>
          <w:rFonts w:ascii="Arial" w:hAnsi="Arial" w:cs="Arial"/>
          <w:sz w:val="21"/>
          <w:szCs w:val="21"/>
        </w:rPr>
      </w:pPr>
      <w:r>
        <w:rPr>
          <w:rFonts w:ascii="Arial" w:hAnsi="Arial" w:cs="Arial"/>
          <w:sz w:val="21"/>
          <w:szCs w:val="21"/>
        </w:rPr>
        <w:t>Page 13</w:t>
      </w:r>
    </w:p>
    <w:p w14:paraId="1B93AC76" w14:textId="132A4EEB" w:rsidR="000F5D0E" w:rsidRDefault="000F5D0E" w:rsidP="00880825">
      <w:pPr>
        <w:spacing w:after="0" w:line="240" w:lineRule="auto"/>
        <w:outlineLvl w:val="2"/>
        <w:rPr>
          <w:ins w:id="211" w:author="D Lewin" w:date="2026-01-09T06:03:00Z" w16du:dateUtc="2026-01-09T14:03:00Z"/>
          <w:rFonts w:ascii="Arial" w:hAnsi="Arial" w:cs="Arial"/>
          <w:sz w:val="21"/>
          <w:szCs w:val="21"/>
        </w:rPr>
      </w:pPr>
      <w:r>
        <w:rPr>
          <w:rStyle w:val="Strong"/>
          <w:rFonts w:ascii="Arial" w:hAnsi="Arial" w:cs="Arial"/>
          <w:sz w:val="21"/>
          <w:szCs w:val="21"/>
        </w:rPr>
        <w:t>High Caffeine Intake</w:t>
      </w:r>
      <w:r>
        <w:rPr>
          <w:rFonts w:ascii="Arial" w:hAnsi="Arial" w:cs="Arial"/>
          <w:sz w:val="21"/>
          <w:szCs w:val="21"/>
        </w:rPr>
        <w:br/>
        <w:t xml:space="preserve">You're consuming more than 4 caffeinated beverages per day. High caffeine intake can lead to increased anxiety, disrupted sleep, and dependency. </w:t>
      </w:r>
      <w:ins w:id="212" w:author="D Lewin" w:date="2026-01-09T06:02:00Z" w16du:dateUtc="2026-01-09T14:02:00Z">
        <w:r w:rsidR="00296369">
          <w:rPr>
            <w:rFonts w:ascii="Arial" w:hAnsi="Arial" w:cs="Arial"/>
            <w:sz w:val="21"/>
            <w:szCs w:val="21"/>
          </w:rPr>
          <w:t xml:space="preserve">In your personalized report we will provide links to our </w:t>
        </w:r>
      </w:ins>
      <w:ins w:id="213" w:author="D Lewin" w:date="2026-01-09T06:03:00Z" w16du:dateUtc="2026-01-09T14:03:00Z">
        <w:r w:rsidR="00296369">
          <w:rPr>
            <w:rFonts w:ascii="Arial" w:hAnsi="Arial" w:cs="Arial"/>
            <w:sz w:val="21"/>
            <w:szCs w:val="21"/>
          </w:rPr>
          <w:t xml:space="preserve">website and for information on managing </w:t>
        </w:r>
        <w:proofErr w:type="spellStart"/>
        <w:r w:rsidR="00296369">
          <w:rPr>
            <w:rFonts w:ascii="Arial" w:hAnsi="Arial" w:cs="Arial"/>
            <w:sz w:val="21"/>
            <w:szCs w:val="21"/>
          </w:rPr>
          <w:t>managing</w:t>
        </w:r>
        <w:proofErr w:type="spellEnd"/>
        <w:r w:rsidR="00296369">
          <w:rPr>
            <w:rFonts w:ascii="Arial" w:hAnsi="Arial" w:cs="Arial"/>
            <w:sz w:val="21"/>
            <w:szCs w:val="21"/>
          </w:rPr>
          <w:t xml:space="preserve"> caffeine consumption. </w:t>
        </w:r>
      </w:ins>
      <w:del w:id="214" w:author="D Lewin" w:date="2026-01-09T06:03:00Z" w16du:dateUtc="2026-01-09T14:03:00Z">
        <w:r w:rsidDel="00296369">
          <w:rPr>
            <w:rFonts w:ascii="Arial" w:hAnsi="Arial" w:cs="Arial"/>
            <w:sz w:val="21"/>
            <w:szCs w:val="21"/>
          </w:rPr>
          <w:delText>Consider gradually reducing your intake, especially in the afternoon and evening.</w:delText>
        </w:r>
      </w:del>
    </w:p>
    <w:p w14:paraId="038FE060" w14:textId="77777777" w:rsidR="00EC20DA" w:rsidRDefault="00EC20DA" w:rsidP="00880825">
      <w:pPr>
        <w:spacing w:after="0" w:line="240" w:lineRule="auto"/>
        <w:outlineLvl w:val="2"/>
        <w:rPr>
          <w:ins w:id="215" w:author="D Lewin" w:date="2026-01-09T06:03:00Z" w16du:dateUtc="2026-01-09T14:03:00Z"/>
          <w:rFonts w:ascii="Arial" w:hAnsi="Arial" w:cs="Arial"/>
          <w:sz w:val="21"/>
          <w:szCs w:val="21"/>
        </w:rPr>
      </w:pPr>
    </w:p>
    <w:p w14:paraId="58D2C168" w14:textId="7182E5C1" w:rsidR="00EC20DA" w:rsidRDefault="00EC20DA" w:rsidP="00880825">
      <w:pPr>
        <w:spacing w:after="0" w:line="240" w:lineRule="auto"/>
        <w:outlineLvl w:val="2"/>
        <w:rPr>
          <w:ins w:id="216" w:author="D Lewin" w:date="2026-01-09T06:05:00Z" w16du:dateUtc="2026-01-09T14:05:00Z"/>
          <w:rFonts w:ascii="Arial" w:hAnsi="Arial" w:cs="Arial"/>
          <w:sz w:val="21"/>
          <w:szCs w:val="21"/>
        </w:rPr>
      </w:pPr>
      <w:ins w:id="217" w:author="D Lewin" w:date="2026-01-09T06:03:00Z" w16du:dateUtc="2026-01-09T14:03:00Z">
        <w:r>
          <w:rPr>
            <w:rFonts w:ascii="Arial" w:hAnsi="Arial" w:cs="Arial"/>
            <w:sz w:val="21"/>
            <w:szCs w:val="21"/>
          </w:rPr>
          <w:t xml:space="preserve">Add to alcohol  pop up - </w:t>
        </w:r>
      </w:ins>
      <w:ins w:id="218" w:author="D Lewin" w:date="2026-01-09T06:04:00Z" w16du:dateUtc="2026-01-09T14:04:00Z">
        <w:r>
          <w:rPr>
            <w:rFonts w:ascii="Arial" w:hAnsi="Arial" w:cs="Arial"/>
            <w:sz w:val="21"/>
            <w:szCs w:val="21"/>
          </w:rPr>
          <w:t xml:space="preserve">In your personalized report we will provide links to our website and for information on managing </w:t>
        </w:r>
        <w:proofErr w:type="spellStart"/>
        <w:r>
          <w:rPr>
            <w:rFonts w:ascii="Arial" w:hAnsi="Arial" w:cs="Arial"/>
            <w:sz w:val="21"/>
            <w:szCs w:val="21"/>
          </w:rPr>
          <w:t>managing</w:t>
        </w:r>
        <w:proofErr w:type="spellEnd"/>
        <w:r>
          <w:rPr>
            <w:rFonts w:ascii="Arial" w:hAnsi="Arial" w:cs="Arial"/>
            <w:sz w:val="21"/>
            <w:szCs w:val="21"/>
          </w:rPr>
          <w:t xml:space="preserve"> caffeine consumption.</w:t>
        </w:r>
        <w:r>
          <w:rPr>
            <w:rFonts w:ascii="Arial" w:hAnsi="Arial" w:cs="Arial"/>
            <w:sz w:val="21"/>
            <w:szCs w:val="21"/>
          </w:rPr>
          <w:t xml:space="preserve">  Recent evidence suggests that alcohol consumption can </w:t>
        </w:r>
        <w:r w:rsidR="002E7CC6">
          <w:rPr>
            <w:rFonts w:ascii="Arial" w:hAnsi="Arial" w:cs="Arial"/>
            <w:sz w:val="21"/>
            <w:szCs w:val="21"/>
          </w:rPr>
          <w:t xml:space="preserve">contribute to cancer  or other significant health complications.  </w:t>
        </w:r>
      </w:ins>
    </w:p>
    <w:p w14:paraId="172F3D84" w14:textId="77777777" w:rsidR="00AB40A3" w:rsidRDefault="00AB40A3" w:rsidP="00880825">
      <w:pPr>
        <w:spacing w:after="0" w:line="240" w:lineRule="auto"/>
        <w:outlineLvl w:val="2"/>
        <w:rPr>
          <w:ins w:id="219" w:author="D Lewin" w:date="2026-01-09T06:05:00Z" w16du:dateUtc="2026-01-09T14:05:00Z"/>
          <w:rFonts w:ascii="Arial" w:hAnsi="Arial" w:cs="Arial"/>
          <w:sz w:val="21"/>
          <w:szCs w:val="21"/>
        </w:rPr>
      </w:pPr>
    </w:p>
    <w:p w14:paraId="372CB4BA" w14:textId="456FB953" w:rsidR="00AB40A3" w:rsidRDefault="00AB40A3" w:rsidP="00880825">
      <w:pPr>
        <w:spacing w:after="0" w:line="240" w:lineRule="auto"/>
        <w:outlineLvl w:val="2"/>
        <w:rPr>
          <w:ins w:id="220" w:author="D Lewin" w:date="2026-01-09T06:08:00Z" w16du:dateUtc="2026-01-09T14:08:00Z"/>
          <w:rFonts w:ascii="Arial" w:hAnsi="Arial" w:cs="Arial"/>
          <w:sz w:val="21"/>
          <w:szCs w:val="21"/>
        </w:rPr>
      </w:pPr>
      <w:r>
        <w:rPr>
          <w:rStyle w:val="Strong"/>
          <w:rFonts w:ascii="Arial" w:hAnsi="Arial" w:cs="Arial"/>
          <w:sz w:val="21"/>
          <w:szCs w:val="21"/>
        </w:rPr>
        <w:t>No Regular Exercise</w:t>
      </w:r>
      <w:r>
        <w:rPr>
          <w:rFonts w:ascii="Arial" w:hAnsi="Arial" w:cs="Arial"/>
          <w:sz w:val="21"/>
          <w:szCs w:val="21"/>
        </w:rPr>
        <w:br/>
        <w:t>Regular exercise is one of the best ways to improve sleep quality</w:t>
      </w:r>
      <w:ins w:id="221" w:author="D Lewin" w:date="2026-01-09T06:05:00Z" w16du:dateUtc="2026-01-09T14:05:00Z">
        <w:r>
          <w:rPr>
            <w:rFonts w:ascii="Arial" w:hAnsi="Arial" w:cs="Arial"/>
            <w:sz w:val="21"/>
            <w:szCs w:val="21"/>
          </w:rPr>
          <w:t xml:space="preserve"> and general health</w:t>
        </w:r>
      </w:ins>
      <w:r>
        <w:rPr>
          <w:rFonts w:ascii="Arial" w:hAnsi="Arial" w:cs="Arial"/>
          <w:sz w:val="21"/>
          <w:szCs w:val="21"/>
        </w:rPr>
        <w:t xml:space="preserve">. Even moderate </w:t>
      </w:r>
      <w:proofErr w:type="gramStart"/>
      <w:r>
        <w:rPr>
          <w:rFonts w:ascii="Arial" w:hAnsi="Arial" w:cs="Arial"/>
          <w:sz w:val="21"/>
          <w:szCs w:val="21"/>
        </w:rPr>
        <w:t>exercise</w:t>
      </w:r>
      <w:proofErr w:type="gramEnd"/>
      <w:r>
        <w:rPr>
          <w:rFonts w:ascii="Arial" w:hAnsi="Arial" w:cs="Arial"/>
          <w:sz w:val="21"/>
          <w:szCs w:val="21"/>
        </w:rPr>
        <w:t xml:space="preserve"> like a 30-minute </w:t>
      </w:r>
      <w:proofErr w:type="gramStart"/>
      <w:r>
        <w:rPr>
          <w:rFonts w:ascii="Arial" w:hAnsi="Arial" w:cs="Arial"/>
          <w:sz w:val="21"/>
          <w:szCs w:val="21"/>
        </w:rPr>
        <w:t>walk</w:t>
      </w:r>
      <w:proofErr w:type="gramEnd"/>
      <w:r>
        <w:rPr>
          <w:rFonts w:ascii="Arial" w:hAnsi="Arial" w:cs="Arial"/>
          <w:sz w:val="21"/>
          <w:szCs w:val="21"/>
        </w:rPr>
        <w:t xml:space="preserve"> can significantly improve sleep. </w:t>
      </w:r>
      <w:ins w:id="222" w:author="D Lewin" w:date="2026-01-09T06:06:00Z" w16du:dateUtc="2026-01-09T14:06:00Z">
        <w:r>
          <w:rPr>
            <w:rFonts w:ascii="Arial" w:hAnsi="Arial" w:cs="Arial"/>
            <w:sz w:val="21"/>
            <w:szCs w:val="21"/>
          </w:rPr>
          <w:t xml:space="preserve"> In your personalized report we will provide links to our website and other sites to develop an exercise plan that is right</w:t>
        </w:r>
      </w:ins>
      <w:ins w:id="223" w:author="D Lewin" w:date="2026-01-09T06:07:00Z" w16du:dateUtc="2026-01-09T14:07:00Z">
        <w:r>
          <w:rPr>
            <w:rFonts w:ascii="Arial" w:hAnsi="Arial" w:cs="Arial"/>
            <w:sz w:val="21"/>
            <w:szCs w:val="21"/>
          </w:rPr>
          <w:t xml:space="preserve"> for you. </w:t>
        </w:r>
      </w:ins>
      <w:del w:id="224" w:author="D Lewin" w:date="2026-01-09T06:07:00Z" w16du:dateUtc="2026-01-09T14:07:00Z">
        <w:r w:rsidDel="00AB40A3">
          <w:rPr>
            <w:rFonts w:ascii="Arial" w:hAnsi="Arial" w:cs="Arial"/>
            <w:sz w:val="21"/>
            <w:szCs w:val="21"/>
          </w:rPr>
          <w:delText>Try to incorporate some physical activity into your daily routine, preferably in the morning or afternoon.</w:delText>
        </w:r>
      </w:del>
      <w:ins w:id="225" w:author="D Lewin" w:date="2026-01-09T06:07:00Z" w16du:dateUtc="2026-01-09T14:07:00Z">
        <w:r>
          <w:rPr>
            <w:rFonts w:ascii="Arial" w:hAnsi="Arial" w:cs="Arial"/>
            <w:sz w:val="21"/>
            <w:szCs w:val="21"/>
          </w:rPr>
          <w:t>\</w:t>
        </w:r>
      </w:ins>
    </w:p>
    <w:p w14:paraId="3102AFAF" w14:textId="77777777" w:rsidR="00827721" w:rsidRDefault="00827721" w:rsidP="00880825">
      <w:pPr>
        <w:spacing w:after="0" w:line="240" w:lineRule="auto"/>
        <w:outlineLvl w:val="2"/>
        <w:rPr>
          <w:ins w:id="226" w:author="D Lewin" w:date="2026-01-09T06:08:00Z" w16du:dateUtc="2026-01-09T14:08:00Z"/>
          <w:rFonts w:ascii="Arial" w:hAnsi="Arial" w:cs="Arial"/>
          <w:sz w:val="21"/>
          <w:szCs w:val="21"/>
        </w:rPr>
      </w:pPr>
    </w:p>
    <w:p w14:paraId="10A5B1C0" w14:textId="07ED2E15" w:rsidR="00827721" w:rsidRDefault="00827721" w:rsidP="00880825">
      <w:pPr>
        <w:spacing w:after="0" w:line="240" w:lineRule="auto"/>
        <w:outlineLvl w:val="2"/>
        <w:rPr>
          <w:ins w:id="227" w:author="D Lewin" w:date="2026-01-09T06:08:00Z" w16du:dateUtc="2026-01-09T14:08:00Z"/>
          <w:rFonts w:ascii="Arial" w:hAnsi="Arial" w:cs="Arial"/>
          <w:sz w:val="21"/>
          <w:szCs w:val="21"/>
        </w:rPr>
      </w:pPr>
      <w:ins w:id="228" w:author="D Lewin" w:date="2026-01-09T06:08:00Z" w16du:dateUtc="2026-01-09T14:08:00Z">
        <w:r>
          <w:rPr>
            <w:rFonts w:ascii="Arial" w:hAnsi="Arial" w:cs="Arial"/>
            <w:sz w:val="21"/>
            <w:szCs w:val="21"/>
          </w:rPr>
          <w:t>Page 14</w:t>
        </w:r>
      </w:ins>
    </w:p>
    <w:p w14:paraId="50F96B3A" w14:textId="77777777" w:rsidR="00827721" w:rsidRDefault="00827721" w:rsidP="00880825">
      <w:pPr>
        <w:spacing w:after="0" w:line="240" w:lineRule="auto"/>
        <w:outlineLvl w:val="2"/>
        <w:rPr>
          <w:rFonts w:ascii="Arial" w:hAnsi="Arial" w:cs="Arial"/>
          <w:sz w:val="21"/>
          <w:szCs w:val="21"/>
        </w:rPr>
      </w:pPr>
    </w:p>
    <w:p w14:paraId="24928712" w14:textId="77777777" w:rsidR="00EC20DA" w:rsidRDefault="00EC20DA" w:rsidP="00880825">
      <w:pPr>
        <w:spacing w:after="0" w:line="240" w:lineRule="auto"/>
        <w:outlineLvl w:val="2"/>
        <w:rPr>
          <w:ins w:id="229" w:author="D Lewin" w:date="2026-01-09T06:03:00Z" w16du:dateUtc="2026-01-09T14:03:00Z"/>
          <w:rFonts w:ascii="Arial" w:hAnsi="Arial" w:cs="Arial"/>
          <w:sz w:val="21"/>
          <w:szCs w:val="21"/>
        </w:rPr>
      </w:pPr>
    </w:p>
    <w:p w14:paraId="2739D840" w14:textId="542710F5" w:rsidR="00EC20DA" w:rsidDel="00F22F2D" w:rsidRDefault="00827721" w:rsidP="00880825">
      <w:pPr>
        <w:spacing w:after="0" w:line="240" w:lineRule="auto"/>
        <w:outlineLvl w:val="2"/>
        <w:rPr>
          <w:del w:id="230" w:author="D Lewin" w:date="2026-01-09T06:12:00Z" w16du:dateUtc="2026-01-09T14:12:00Z"/>
          <w:rFonts w:ascii="Arial" w:hAnsi="Arial" w:cs="Arial"/>
          <w:sz w:val="21"/>
          <w:szCs w:val="21"/>
        </w:rPr>
      </w:pPr>
      <w:r>
        <w:rPr>
          <w:rStyle w:val="Strong"/>
          <w:rFonts w:ascii="Arial" w:hAnsi="Arial" w:cs="Arial"/>
          <w:sz w:val="21"/>
          <w:szCs w:val="21"/>
        </w:rPr>
        <w:t>Mental Health Resources</w:t>
      </w:r>
      <w:r>
        <w:rPr>
          <w:rFonts w:ascii="Arial" w:hAnsi="Arial" w:cs="Arial"/>
          <w:sz w:val="21"/>
          <w:szCs w:val="21"/>
        </w:rPr>
        <w:br/>
        <w:t xml:space="preserve">If you're experiencing anxiety, depression, </w:t>
      </w:r>
      <w:ins w:id="231" w:author="D Lewin" w:date="2026-01-09T06:11:00Z" w16du:dateUtc="2026-01-09T14:11:00Z">
        <w:r w:rsidR="00690F97">
          <w:rPr>
            <w:rFonts w:ascii="Arial" w:hAnsi="Arial" w:cs="Arial"/>
            <w:sz w:val="21"/>
            <w:szCs w:val="21"/>
          </w:rPr>
          <w:t>which can include excessive worry and avoidanc</w:t>
        </w:r>
      </w:ins>
      <w:ins w:id="232" w:author="D Lewin" w:date="2026-01-09T06:12:00Z" w16du:dateUtc="2026-01-09T14:12:00Z">
        <w:r w:rsidR="00690F97">
          <w:rPr>
            <w:rFonts w:ascii="Arial" w:hAnsi="Arial" w:cs="Arial"/>
            <w:sz w:val="21"/>
            <w:szCs w:val="21"/>
          </w:rPr>
          <w:t xml:space="preserve">e of usual daily activities </w:t>
        </w:r>
      </w:ins>
      <w:r>
        <w:rPr>
          <w:rFonts w:ascii="Arial" w:hAnsi="Arial" w:cs="Arial"/>
          <w:sz w:val="21"/>
          <w:szCs w:val="21"/>
        </w:rPr>
        <w:t xml:space="preserve">or other mental health concerns </w:t>
      </w:r>
      <w:del w:id="233" w:author="D Lewin" w:date="2026-01-09T06:12:00Z" w16du:dateUtc="2026-01-09T14:12:00Z">
        <w:r w:rsidDel="00690F97">
          <w:rPr>
            <w:rFonts w:ascii="Arial" w:hAnsi="Arial" w:cs="Arial"/>
            <w:sz w:val="21"/>
            <w:szCs w:val="21"/>
          </w:rPr>
          <w:delText>that affect your sleep</w:delText>
        </w:r>
      </w:del>
      <w:r>
        <w:rPr>
          <w:rFonts w:ascii="Arial" w:hAnsi="Arial" w:cs="Arial"/>
          <w:sz w:val="21"/>
          <w:szCs w:val="21"/>
        </w:rPr>
        <w:t>, remember that help is available.</w:t>
      </w:r>
      <w:ins w:id="234" w:author="D Lewin" w:date="2026-01-09T06:12:00Z" w16du:dateUtc="2026-01-09T14:12:00Z">
        <w:r w:rsidR="00690F97">
          <w:rPr>
            <w:rFonts w:ascii="Arial" w:hAnsi="Arial" w:cs="Arial"/>
            <w:sz w:val="21"/>
            <w:szCs w:val="21"/>
          </w:rPr>
          <w:t xml:space="preserve"> </w:t>
        </w:r>
      </w:ins>
      <w:r>
        <w:rPr>
          <w:rFonts w:ascii="Arial" w:hAnsi="Arial" w:cs="Arial"/>
          <w:sz w:val="21"/>
          <w:szCs w:val="21"/>
        </w:rPr>
        <w:t xml:space="preserve"> Mental health professionals can provide evidence-based treatments that address both sleep and emotional well-being. </w:t>
      </w:r>
      <w:del w:id="235" w:author="D Lewin" w:date="2026-01-09T06:12:00Z" w16du:dateUtc="2026-01-09T14:12:00Z">
        <w:r w:rsidDel="00F22F2D">
          <w:rPr>
            <w:rFonts w:ascii="Arial" w:hAnsi="Arial" w:cs="Arial"/>
            <w:sz w:val="21"/>
            <w:szCs w:val="21"/>
          </w:rPr>
          <w:delText>Don't hesitate to reach out for support when needed.</w:delText>
        </w:r>
      </w:del>
      <w:ins w:id="236" w:author="D Lewin" w:date="2026-01-09T06:12:00Z" w16du:dateUtc="2026-01-09T14:12:00Z">
        <w:r w:rsidR="00F22F2D">
          <w:rPr>
            <w:rFonts w:ascii="Arial" w:hAnsi="Arial" w:cs="Arial"/>
            <w:sz w:val="21"/>
            <w:szCs w:val="21"/>
          </w:rPr>
          <w:t>In your personalized report we will</w:t>
        </w:r>
      </w:ins>
      <w:ins w:id="237" w:author="D Lewin" w:date="2026-01-09T06:13:00Z" w16du:dateUtc="2026-01-09T14:13:00Z">
        <w:r w:rsidR="00F22F2D">
          <w:rPr>
            <w:rFonts w:ascii="Arial" w:hAnsi="Arial" w:cs="Arial"/>
            <w:sz w:val="21"/>
            <w:szCs w:val="21"/>
          </w:rPr>
          <w:t xml:space="preserve"> make specific recommendations</w:t>
        </w:r>
        <w:r w:rsidR="00BE4664">
          <w:rPr>
            <w:rFonts w:ascii="Arial" w:hAnsi="Arial" w:cs="Arial"/>
            <w:sz w:val="21"/>
            <w:szCs w:val="21"/>
          </w:rPr>
          <w:t xml:space="preserve"> for nex</w:t>
        </w:r>
      </w:ins>
      <w:ins w:id="238" w:author="D Lewin" w:date="2026-01-09T06:14:00Z" w16du:dateUtc="2026-01-09T14:14:00Z">
        <w:r w:rsidR="00BE4664">
          <w:rPr>
            <w:rFonts w:ascii="Arial" w:hAnsi="Arial" w:cs="Arial"/>
            <w:sz w:val="21"/>
            <w:szCs w:val="21"/>
          </w:rPr>
          <w:t>t steps for relieving your suffering.</w:t>
        </w:r>
      </w:ins>
    </w:p>
    <w:p w14:paraId="4A19683F" w14:textId="6DA37FA8" w:rsidR="00F22F2D" w:rsidRDefault="00F22F2D" w:rsidP="00880825">
      <w:pPr>
        <w:spacing w:after="0" w:line="240" w:lineRule="auto"/>
        <w:outlineLvl w:val="2"/>
        <w:rPr>
          <w:rFonts w:ascii="Arial" w:hAnsi="Arial" w:cs="Arial"/>
          <w:sz w:val="21"/>
          <w:szCs w:val="21"/>
        </w:rPr>
      </w:pPr>
    </w:p>
    <w:p w14:paraId="7C4615D6" w14:textId="73E86C1C" w:rsidR="00EE770F" w:rsidRPr="00EE770F" w:rsidDel="00BE4664" w:rsidRDefault="00EE770F" w:rsidP="00EE770F">
      <w:pPr>
        <w:spacing w:after="0" w:line="240" w:lineRule="auto"/>
        <w:rPr>
          <w:del w:id="239" w:author="D Lewin" w:date="2026-01-09T06:14:00Z" w16du:dateUtc="2026-01-09T14:14:00Z"/>
          <w:rFonts w:ascii="Times New Roman" w:eastAsia="Times New Roman" w:hAnsi="Times New Roman" w:cs="Times New Roman"/>
          <w:kern w:val="0"/>
          <w14:ligatures w14:val="none"/>
        </w:rPr>
      </w:pPr>
      <w:r w:rsidRPr="00EE770F">
        <w:rPr>
          <w:rFonts w:ascii="Arial" w:eastAsia="Times New Roman" w:hAnsi="Arial" w:cs="Arial"/>
          <w:b/>
          <w:bCs/>
          <w:kern w:val="0"/>
          <w:sz w:val="21"/>
          <w:szCs w:val="21"/>
          <w14:ligatures w14:val="none"/>
        </w:rPr>
        <w:t>Sleep-Related Anxiety Detected</w:t>
      </w:r>
      <w:r w:rsidRPr="00EE770F">
        <w:rPr>
          <w:rFonts w:ascii="Arial" w:eastAsia="Times New Roman" w:hAnsi="Arial" w:cs="Arial"/>
          <w:kern w:val="0"/>
          <w:sz w:val="21"/>
          <w:szCs w:val="21"/>
          <w14:ligatures w14:val="none"/>
        </w:rPr>
        <w:br/>
        <w:t xml:space="preserve">It's likely that your anxiety related to sleep is interfering with your ability </w:t>
      </w:r>
      <w:del w:id="240" w:author="D Lewin" w:date="2026-01-09T06:14:00Z" w16du:dateUtc="2026-01-09T14:14:00Z">
        <w:r w:rsidRPr="00EE770F" w:rsidDel="00BE4664">
          <w:rPr>
            <w:rFonts w:ascii="Arial" w:eastAsia="Times New Roman" w:hAnsi="Arial" w:cs="Arial"/>
            <w:kern w:val="0"/>
            <w:sz w:val="21"/>
            <w:szCs w:val="21"/>
            <w14:ligatures w14:val="none"/>
          </w:rPr>
          <w:delText xml:space="preserve">to surrender </w:delText>
        </w:r>
      </w:del>
      <w:r w:rsidRPr="00EE770F">
        <w:rPr>
          <w:rFonts w:ascii="Arial" w:eastAsia="Times New Roman" w:hAnsi="Arial" w:cs="Arial"/>
          <w:kern w:val="0"/>
          <w:sz w:val="21"/>
          <w:szCs w:val="21"/>
          <w14:ligatures w14:val="none"/>
        </w:rPr>
        <w:t xml:space="preserve">to sleep at night. This creates a vicious cycle where worry about sleep prevents sleep, which increases worry. </w:t>
      </w:r>
      <w:del w:id="241" w:author="D Lewin" w:date="2026-01-09T06:14:00Z" w16du:dateUtc="2026-01-09T14:14:00Z">
        <w:r w:rsidRPr="00EE770F" w:rsidDel="00BE4664">
          <w:rPr>
            <w:rFonts w:ascii="Arial" w:eastAsia="Times New Roman" w:hAnsi="Arial" w:cs="Arial"/>
            <w:kern w:val="0"/>
            <w:sz w:val="21"/>
            <w:szCs w:val="21"/>
            <w14:ligatures w14:val="none"/>
          </w:rPr>
          <w:delText>Consider these strategies:</w:delText>
        </w:r>
      </w:del>
    </w:p>
    <w:p w14:paraId="27C0A9CE" w14:textId="2B80931D" w:rsidR="00EE770F" w:rsidRPr="00EE770F" w:rsidDel="00BE4664" w:rsidRDefault="00EE770F" w:rsidP="00EE770F">
      <w:pPr>
        <w:numPr>
          <w:ilvl w:val="0"/>
          <w:numId w:val="2"/>
        </w:numPr>
        <w:spacing w:after="0" w:line="240" w:lineRule="auto"/>
        <w:rPr>
          <w:del w:id="242" w:author="D Lewin" w:date="2026-01-09T06:14:00Z" w16du:dateUtc="2026-01-09T14:14:00Z"/>
          <w:rFonts w:ascii="Arial" w:eastAsia="Times New Roman" w:hAnsi="Arial" w:cs="Arial"/>
          <w:kern w:val="0"/>
          <w:sz w:val="21"/>
          <w:szCs w:val="21"/>
          <w14:ligatures w14:val="none"/>
        </w:rPr>
      </w:pPr>
      <w:del w:id="243" w:author="D Lewin" w:date="2026-01-09T06:14:00Z" w16du:dateUtc="2026-01-09T14:14:00Z">
        <w:r w:rsidRPr="00EE770F" w:rsidDel="00BE4664">
          <w:rPr>
            <w:rFonts w:ascii="Arial" w:eastAsia="Times New Roman" w:hAnsi="Arial" w:cs="Arial"/>
            <w:kern w:val="0"/>
            <w:sz w:val="21"/>
            <w:szCs w:val="21"/>
            <w14:ligatures w14:val="none"/>
          </w:rPr>
          <w:delText>Practice relaxation techniques before bed (deep breathing, progressive muscle relaxation)</w:delText>
        </w:r>
      </w:del>
    </w:p>
    <w:p w14:paraId="253F0F71" w14:textId="3F6BE79B" w:rsidR="00EE770F" w:rsidRPr="00EE770F" w:rsidDel="00BE4664" w:rsidRDefault="00EE770F" w:rsidP="00EE770F">
      <w:pPr>
        <w:numPr>
          <w:ilvl w:val="0"/>
          <w:numId w:val="2"/>
        </w:numPr>
        <w:spacing w:after="0" w:line="240" w:lineRule="auto"/>
        <w:rPr>
          <w:del w:id="244" w:author="D Lewin" w:date="2026-01-09T06:14:00Z" w16du:dateUtc="2026-01-09T14:14:00Z"/>
          <w:rFonts w:ascii="Arial" w:eastAsia="Times New Roman" w:hAnsi="Arial" w:cs="Arial"/>
          <w:kern w:val="0"/>
          <w:sz w:val="21"/>
          <w:szCs w:val="21"/>
          <w14:ligatures w14:val="none"/>
        </w:rPr>
      </w:pPr>
      <w:del w:id="245" w:author="D Lewin" w:date="2026-01-09T06:14:00Z" w16du:dateUtc="2026-01-09T14:14:00Z">
        <w:r w:rsidRPr="00EE770F" w:rsidDel="00BE4664">
          <w:rPr>
            <w:rFonts w:ascii="Arial" w:eastAsia="Times New Roman" w:hAnsi="Arial" w:cs="Arial"/>
            <w:kern w:val="0"/>
            <w:sz w:val="21"/>
            <w:szCs w:val="21"/>
            <w14:ligatures w14:val="none"/>
          </w:rPr>
          <w:delText>Keep a worry journal - write down concerns before bed to "park" them</w:delText>
        </w:r>
      </w:del>
    </w:p>
    <w:p w14:paraId="7F402016" w14:textId="2296CD64" w:rsidR="00EE770F" w:rsidRPr="00EE770F" w:rsidDel="00BE4664" w:rsidRDefault="00EE770F" w:rsidP="00EE770F">
      <w:pPr>
        <w:numPr>
          <w:ilvl w:val="0"/>
          <w:numId w:val="2"/>
        </w:numPr>
        <w:spacing w:after="0" w:line="240" w:lineRule="auto"/>
        <w:rPr>
          <w:del w:id="246" w:author="D Lewin" w:date="2026-01-09T06:14:00Z" w16du:dateUtc="2026-01-09T14:14:00Z"/>
          <w:rFonts w:ascii="Arial" w:eastAsia="Times New Roman" w:hAnsi="Arial" w:cs="Arial"/>
          <w:kern w:val="0"/>
          <w:sz w:val="21"/>
          <w:szCs w:val="21"/>
          <w14:ligatures w14:val="none"/>
        </w:rPr>
      </w:pPr>
      <w:del w:id="247" w:author="D Lewin" w:date="2026-01-09T06:14:00Z" w16du:dateUtc="2026-01-09T14:14:00Z">
        <w:r w:rsidRPr="00EE770F" w:rsidDel="00BE4664">
          <w:rPr>
            <w:rFonts w:ascii="Arial" w:eastAsia="Times New Roman" w:hAnsi="Arial" w:cs="Arial"/>
            <w:kern w:val="0"/>
            <w:sz w:val="21"/>
            <w:szCs w:val="21"/>
            <w14:ligatures w14:val="none"/>
          </w:rPr>
          <w:delText>Limit time in bed when not sleeping (get up after 20 minutes if awake)</w:delText>
        </w:r>
      </w:del>
    </w:p>
    <w:p w14:paraId="7642504A" w14:textId="7B75DEAA" w:rsidR="00EB6EF0" w:rsidRDefault="00EE770F" w:rsidP="00BE4664">
      <w:pPr>
        <w:spacing w:after="0" w:line="240" w:lineRule="auto"/>
        <w:rPr>
          <w:ins w:id="248" w:author="D Lewin" w:date="2026-01-09T06:24:00Z" w16du:dateUtc="2026-01-09T14:24:00Z"/>
          <w:rFonts w:ascii="Arial" w:eastAsia="Times New Roman" w:hAnsi="Arial" w:cs="Arial"/>
          <w:kern w:val="0"/>
          <w:sz w:val="21"/>
          <w:szCs w:val="21"/>
          <w14:ligatures w14:val="none"/>
        </w:rPr>
      </w:pPr>
      <w:del w:id="249" w:author="D Lewin" w:date="2026-01-09T06:14:00Z" w16du:dateUtc="2026-01-09T14:14:00Z">
        <w:r w:rsidRPr="00EE770F" w:rsidDel="00BE4664">
          <w:rPr>
            <w:rFonts w:ascii="Arial" w:eastAsia="Times New Roman" w:hAnsi="Arial" w:cs="Arial"/>
            <w:kern w:val="0"/>
            <w:sz w:val="21"/>
            <w:szCs w:val="21"/>
            <w14:ligatures w14:val="none"/>
          </w:rPr>
          <w:lastRenderedPageBreak/>
          <w:delText>Consider Cognitive Behavioral Therapy for Insomnia (CBT-I)</w:delText>
        </w:r>
      </w:del>
      <w:ins w:id="250" w:author="D Lewin" w:date="2026-01-09T06:14:00Z" w16du:dateUtc="2026-01-09T14:14:00Z">
        <w:r w:rsidR="00BE4664">
          <w:rPr>
            <w:rFonts w:ascii="Arial" w:eastAsia="Times New Roman" w:hAnsi="Arial" w:cs="Arial"/>
            <w:kern w:val="0"/>
            <w:sz w:val="21"/>
            <w:szCs w:val="21"/>
            <w14:ligatures w14:val="none"/>
          </w:rPr>
          <w:t>Your personalized sleep report will provide you with</w:t>
        </w:r>
      </w:ins>
      <w:ins w:id="251" w:author="D Lewin" w:date="2026-01-09T06:15:00Z" w16du:dateUtc="2026-01-09T14:15:00Z">
        <w:r w:rsidR="00BE4664">
          <w:rPr>
            <w:rFonts w:ascii="Arial" w:eastAsia="Times New Roman" w:hAnsi="Arial" w:cs="Arial"/>
            <w:kern w:val="0"/>
            <w:sz w:val="21"/>
            <w:szCs w:val="21"/>
            <w14:ligatures w14:val="none"/>
          </w:rPr>
          <w:t xml:space="preserve"> links to our website and other resources to receive help and to alleviate your suffering.</w:t>
        </w:r>
      </w:ins>
    </w:p>
    <w:p w14:paraId="7F62667B" w14:textId="77777777" w:rsidR="00EB6EF0" w:rsidRDefault="00EB6EF0" w:rsidP="00BE4664">
      <w:pPr>
        <w:spacing w:after="0" w:line="240" w:lineRule="auto"/>
        <w:rPr>
          <w:ins w:id="252" w:author="D Lewin" w:date="2026-01-09T06:24:00Z" w16du:dateUtc="2026-01-09T14:24:00Z"/>
          <w:rFonts w:ascii="Arial" w:eastAsia="Times New Roman" w:hAnsi="Arial" w:cs="Arial"/>
          <w:kern w:val="0"/>
          <w:sz w:val="21"/>
          <w:szCs w:val="21"/>
          <w14:ligatures w14:val="none"/>
        </w:rPr>
      </w:pPr>
    </w:p>
    <w:p w14:paraId="6D5008F4" w14:textId="54B46E5C" w:rsidR="00EB6EF0" w:rsidRDefault="00EB6EF0" w:rsidP="00BE4664">
      <w:pPr>
        <w:spacing w:after="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t>Report</w:t>
      </w:r>
    </w:p>
    <w:p w14:paraId="361A2394" w14:textId="77777777" w:rsidR="00EB6EF0" w:rsidRDefault="00EB6EF0" w:rsidP="00BE4664">
      <w:pPr>
        <w:spacing w:after="0" w:line="240" w:lineRule="auto"/>
        <w:rPr>
          <w:rFonts w:ascii="Arial" w:eastAsia="Times New Roman" w:hAnsi="Arial" w:cs="Arial"/>
          <w:kern w:val="0"/>
          <w:sz w:val="21"/>
          <w:szCs w:val="21"/>
          <w14:ligatures w14:val="none"/>
        </w:rPr>
      </w:pPr>
    </w:p>
    <w:p w14:paraId="747955B0" w14:textId="631CBF2E" w:rsidR="00EB6EF0" w:rsidRDefault="00EB6EF0" w:rsidP="00EB6EF0">
      <w:pPr>
        <w:spacing w:after="0" w:line="240" w:lineRule="auto"/>
        <w:rPr>
          <w:ins w:id="253" w:author="D Lewin" w:date="2026-01-09T06:26:00Z" w16du:dateUtc="2026-01-09T14:26:00Z"/>
          <w:rFonts w:ascii="Arial" w:hAnsi="Arial" w:cs="Arial"/>
          <w:sz w:val="21"/>
          <w:szCs w:val="21"/>
        </w:rPr>
      </w:pPr>
      <w:r>
        <w:rPr>
          <w:rFonts w:ascii="Arial" w:hAnsi="Arial" w:cs="Arial"/>
          <w:sz w:val="21"/>
          <w:szCs w:val="21"/>
        </w:rPr>
        <w:t xml:space="preserve">Thank you for completing the SomnaHealth comprehensive sleep questionnaire. With more than 4 decades of collective experience, our team created </w:t>
      </w:r>
      <w:ins w:id="254" w:author="D Lewin" w:date="2026-01-09T06:25:00Z" w16du:dateUtc="2026-01-09T14:25:00Z">
        <w:r>
          <w:rPr>
            <w:rFonts w:ascii="Arial" w:hAnsi="Arial" w:cs="Arial"/>
            <w:sz w:val="21"/>
            <w:szCs w:val="21"/>
          </w:rPr>
          <w:t>the</w:t>
        </w:r>
      </w:ins>
      <w:del w:id="255" w:author="D Lewin" w:date="2026-01-09T06:25:00Z" w16du:dateUtc="2026-01-09T14:25:00Z">
        <w:r w:rsidDel="00EB6EF0">
          <w:rPr>
            <w:rFonts w:ascii="Arial" w:hAnsi="Arial" w:cs="Arial"/>
            <w:sz w:val="21"/>
            <w:szCs w:val="21"/>
          </w:rPr>
          <w:delText>this</w:delText>
        </w:r>
      </w:del>
      <w:r>
        <w:rPr>
          <w:rFonts w:ascii="Arial" w:hAnsi="Arial" w:cs="Arial"/>
          <w:sz w:val="21"/>
          <w:szCs w:val="21"/>
        </w:rPr>
        <w:t xml:space="preserve"> questionnaire and personalized report to provide you with guidance on improving your sleep health.</w:t>
      </w:r>
    </w:p>
    <w:p w14:paraId="5F03FCAA" w14:textId="77777777" w:rsidR="00B46F99" w:rsidRDefault="00B46F99" w:rsidP="00EB6EF0">
      <w:pPr>
        <w:spacing w:after="0" w:line="240" w:lineRule="auto"/>
        <w:rPr>
          <w:ins w:id="256" w:author="D Lewin" w:date="2026-01-09T06:26:00Z" w16du:dateUtc="2026-01-09T14:26:00Z"/>
          <w:rFonts w:ascii="Arial" w:hAnsi="Arial" w:cs="Arial"/>
          <w:sz w:val="21"/>
          <w:szCs w:val="21"/>
        </w:rPr>
      </w:pPr>
    </w:p>
    <w:p w14:paraId="6E14E0D3" w14:textId="77777777" w:rsidR="00B46F99" w:rsidRDefault="00B46F99" w:rsidP="00EB6EF0">
      <w:pPr>
        <w:spacing w:after="0" w:line="240" w:lineRule="auto"/>
        <w:rPr>
          <w:ins w:id="257" w:author="D Lewin" w:date="2026-01-09T06:26:00Z" w16du:dateUtc="2026-01-09T14:26:00Z"/>
          <w:rFonts w:ascii="Arial" w:hAnsi="Arial" w:cs="Arial"/>
          <w:sz w:val="21"/>
          <w:szCs w:val="21"/>
        </w:rPr>
      </w:pPr>
    </w:p>
    <w:p w14:paraId="120EF8EF" w14:textId="77777777" w:rsidR="00B46F99" w:rsidRDefault="00B46F99" w:rsidP="00EB6EF0">
      <w:pPr>
        <w:spacing w:after="0" w:line="240" w:lineRule="auto"/>
        <w:rPr>
          <w:ins w:id="258" w:author="D Lewin" w:date="2026-01-09T06:26:00Z" w16du:dateUtc="2026-01-09T14:26:00Z"/>
          <w:rFonts w:ascii="Arial" w:hAnsi="Arial" w:cs="Arial"/>
          <w:sz w:val="21"/>
          <w:szCs w:val="21"/>
        </w:rPr>
      </w:pPr>
    </w:p>
    <w:p w14:paraId="4684E1D0" w14:textId="2CA85312" w:rsidR="00B46F99" w:rsidRPr="00EE770F" w:rsidRDefault="00B46F99" w:rsidP="00EB6EF0">
      <w:pPr>
        <w:spacing w:after="0" w:line="240" w:lineRule="auto"/>
        <w:rPr>
          <w:rFonts w:ascii="Arial" w:eastAsia="Times New Roman" w:hAnsi="Arial" w:cs="Arial"/>
          <w:kern w:val="0"/>
          <w:sz w:val="21"/>
          <w:szCs w:val="21"/>
          <w14:ligatures w14:val="none"/>
        </w:rPr>
      </w:pPr>
      <w:ins w:id="259" w:author="D Lewin" w:date="2026-01-09T06:26:00Z" w16du:dateUtc="2026-01-09T14:26:00Z">
        <w:r>
          <w:rPr>
            <w:noProof/>
          </w:rPr>
          <w:drawing>
            <wp:inline distT="0" distB="0" distL="0" distR="0" wp14:anchorId="50879196" wp14:editId="207FC706">
              <wp:extent cx="5943600" cy="3714750"/>
              <wp:effectExtent l="0" t="0" r="0" b="0"/>
              <wp:docPr id="176020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03842" name=""/>
                      <pic:cNvPicPr/>
                    </pic:nvPicPr>
                    <pic:blipFill>
                      <a:blip r:embed="rId5"/>
                      <a:stretch>
                        <a:fillRect/>
                      </a:stretch>
                    </pic:blipFill>
                    <pic:spPr>
                      <a:xfrm>
                        <a:off x="0" y="0"/>
                        <a:ext cx="5943600" cy="3714750"/>
                      </a:xfrm>
                      <a:prstGeom prst="rect">
                        <a:avLst/>
                      </a:prstGeom>
                    </pic:spPr>
                  </pic:pic>
                </a:graphicData>
              </a:graphic>
            </wp:inline>
          </w:drawing>
        </w:r>
      </w:ins>
    </w:p>
    <w:p w14:paraId="25AFAA24" w14:textId="4F609BB3" w:rsidR="00946D72" w:rsidRDefault="00A607A1" w:rsidP="00880825">
      <w:pPr>
        <w:spacing w:after="0" w:line="240" w:lineRule="auto"/>
        <w:outlineLvl w:val="2"/>
        <w:rPr>
          <w:ins w:id="260" w:author="D Lewin" w:date="2026-01-09T06:32:00Z" w16du:dateUtc="2026-01-09T14:32:00Z"/>
          <w:rFonts w:ascii="Arial" w:hAnsi="Arial" w:cs="Arial"/>
          <w:sz w:val="21"/>
          <w:szCs w:val="21"/>
        </w:rPr>
      </w:pPr>
      <w:ins w:id="261" w:author="D Lewin" w:date="2026-01-09T06:27:00Z" w16du:dateUtc="2026-01-09T14:27:00Z">
        <w:r>
          <w:rPr>
            <w:rFonts w:ascii="Arial" w:hAnsi="Arial" w:cs="Arial"/>
            <w:sz w:val="21"/>
            <w:szCs w:val="21"/>
          </w:rPr>
          <w:t xml:space="preserve">Calculations are a bit off.  </w:t>
        </w:r>
        <w:r w:rsidR="00946D72">
          <w:rPr>
            <w:rFonts w:ascii="Arial" w:hAnsi="Arial" w:cs="Arial"/>
            <w:sz w:val="21"/>
            <w:szCs w:val="21"/>
          </w:rPr>
          <w:t xml:space="preserve">Suggest adding a </w:t>
        </w:r>
        <w:proofErr w:type="gramStart"/>
        <w:r w:rsidR="00946D72">
          <w:rPr>
            <w:rFonts w:ascii="Arial" w:hAnsi="Arial" w:cs="Arial"/>
            <w:sz w:val="21"/>
            <w:szCs w:val="21"/>
          </w:rPr>
          <w:t>total calculations</w:t>
        </w:r>
        <w:proofErr w:type="gramEnd"/>
        <w:r w:rsidR="00946D72">
          <w:rPr>
            <w:rFonts w:ascii="Arial" w:hAnsi="Arial" w:cs="Arial"/>
            <w:sz w:val="21"/>
            <w:szCs w:val="21"/>
          </w:rPr>
          <w:t xml:space="preserve"> – (while this may be unnecessary for </w:t>
        </w:r>
      </w:ins>
      <w:ins w:id="262" w:author="D Lewin" w:date="2026-01-09T06:28:00Z" w16du:dateUtc="2026-01-09T14:28:00Z">
        <w:r w:rsidR="00946D72">
          <w:rPr>
            <w:rFonts w:ascii="Arial" w:hAnsi="Arial" w:cs="Arial"/>
            <w:sz w:val="21"/>
            <w:szCs w:val="21"/>
          </w:rPr>
          <w:t xml:space="preserve">consumer it will be super valuable to providers and </w:t>
        </w:r>
        <w:proofErr w:type="spellStart"/>
        <w:r w:rsidR="00946D72">
          <w:rPr>
            <w:rFonts w:ascii="Arial" w:hAnsi="Arial" w:cs="Arial"/>
            <w:sz w:val="21"/>
            <w:szCs w:val="21"/>
          </w:rPr>
          <w:t>particulary</w:t>
        </w:r>
        <w:proofErr w:type="spellEnd"/>
        <w:r w:rsidR="00946D72">
          <w:rPr>
            <w:rFonts w:ascii="Arial" w:hAnsi="Arial" w:cs="Arial"/>
            <w:sz w:val="21"/>
            <w:szCs w:val="21"/>
          </w:rPr>
          <w:t xml:space="preserve"> sleep specialists</w:t>
        </w:r>
        <w:r w:rsidR="000D4BAC">
          <w:rPr>
            <w:rFonts w:ascii="Arial" w:hAnsi="Arial" w:cs="Arial"/>
            <w:sz w:val="21"/>
            <w:szCs w:val="21"/>
          </w:rPr>
          <w:t xml:space="preserve">).  This can be a weighted average of the same variables 5x workday results +2x </w:t>
        </w:r>
      </w:ins>
      <w:ins w:id="263" w:author="D Lewin" w:date="2026-01-09T06:29:00Z" w16du:dateUtc="2026-01-09T14:29:00Z">
        <w:r w:rsidR="000D4BAC">
          <w:rPr>
            <w:rFonts w:ascii="Arial" w:hAnsi="Arial" w:cs="Arial"/>
            <w:sz w:val="21"/>
            <w:szCs w:val="21"/>
          </w:rPr>
          <w:t xml:space="preserve">weekend </w:t>
        </w:r>
        <w:proofErr w:type="spellStart"/>
        <w:r w:rsidR="000D4BAC">
          <w:rPr>
            <w:rFonts w:ascii="Arial" w:hAnsi="Arial" w:cs="Arial"/>
            <w:sz w:val="21"/>
            <w:szCs w:val="21"/>
          </w:rPr>
          <w:t>freedays</w:t>
        </w:r>
        <w:proofErr w:type="spellEnd"/>
        <w:r w:rsidR="000D4BAC">
          <w:rPr>
            <w:rFonts w:ascii="Arial" w:hAnsi="Arial" w:cs="Arial"/>
            <w:sz w:val="21"/>
            <w:szCs w:val="21"/>
          </w:rPr>
          <w:t xml:space="preserve">/7.  Please also add variables: </w:t>
        </w:r>
        <w:r w:rsidR="00E43D65">
          <w:rPr>
            <w:rFonts w:ascii="Arial" w:hAnsi="Arial" w:cs="Arial"/>
            <w:sz w:val="21"/>
            <w:szCs w:val="21"/>
          </w:rPr>
          <w:t xml:space="preserve">Social </w:t>
        </w:r>
      </w:ins>
      <w:ins w:id="264" w:author="D Lewin" w:date="2026-01-09T06:30:00Z" w16du:dateUtc="2026-01-09T14:30:00Z">
        <w:r w:rsidR="00E43D65">
          <w:rPr>
            <w:rFonts w:ascii="Arial" w:hAnsi="Arial" w:cs="Arial"/>
            <w:sz w:val="21"/>
            <w:szCs w:val="21"/>
          </w:rPr>
          <w:t xml:space="preserve">Jet Lag which includes </w:t>
        </w:r>
        <w:proofErr w:type="spellStart"/>
        <w:r w:rsidR="00E43D65">
          <w:rPr>
            <w:rFonts w:ascii="Arial" w:hAnsi="Arial" w:cs="Arial"/>
            <w:sz w:val="21"/>
            <w:szCs w:val="21"/>
          </w:rPr>
          <w:t>Cat</w:t>
        </w:r>
        <w:r w:rsidR="00D6415F">
          <w:rPr>
            <w:rFonts w:ascii="Arial" w:hAnsi="Arial" w:cs="Arial"/>
            <w:sz w:val="21"/>
            <w:szCs w:val="21"/>
          </w:rPr>
          <w:t>h</w:t>
        </w:r>
        <w:r w:rsidR="00E43D65">
          <w:rPr>
            <w:rFonts w:ascii="Arial" w:hAnsi="Arial" w:cs="Arial"/>
            <w:sz w:val="21"/>
            <w:szCs w:val="21"/>
          </w:rPr>
          <w:t>cup</w:t>
        </w:r>
        <w:proofErr w:type="spellEnd"/>
        <w:r w:rsidR="00E43D65">
          <w:rPr>
            <w:rFonts w:ascii="Arial" w:hAnsi="Arial" w:cs="Arial"/>
            <w:sz w:val="21"/>
            <w:szCs w:val="21"/>
          </w:rPr>
          <w:t xml:space="preserve"> up sleep on weekends [&gt;</w:t>
        </w:r>
        <w:r w:rsidR="00D6415F">
          <w:rPr>
            <w:rFonts w:ascii="Arial" w:hAnsi="Arial" w:cs="Arial"/>
            <w:sz w:val="21"/>
            <w:szCs w:val="21"/>
          </w:rPr>
          <w:t>1.5 hours = insufficient sleep during the week] and mid-sleep time change greater than</w:t>
        </w:r>
      </w:ins>
      <w:ins w:id="265" w:author="D Lewin" w:date="2026-01-09T06:31:00Z" w16du:dateUtc="2026-01-09T14:31:00Z">
        <w:r w:rsidR="00C22A18">
          <w:rPr>
            <w:rFonts w:ascii="Arial" w:hAnsi="Arial" w:cs="Arial"/>
            <w:sz w:val="21"/>
            <w:szCs w:val="21"/>
          </w:rPr>
          <w:t xml:space="preserve"> </w:t>
        </w:r>
      </w:ins>
      <w:ins w:id="266" w:author="D Lewin" w:date="2026-01-09T06:30:00Z" w16du:dateUtc="2026-01-09T14:30:00Z">
        <w:r w:rsidR="00D6415F">
          <w:rPr>
            <w:rFonts w:ascii="Arial" w:hAnsi="Arial" w:cs="Arial"/>
            <w:sz w:val="21"/>
            <w:szCs w:val="21"/>
          </w:rPr>
          <w:t xml:space="preserve"> </w:t>
        </w:r>
      </w:ins>
      <w:ins w:id="267" w:author="D Lewin" w:date="2026-01-09T06:31:00Z" w16du:dateUtc="2026-01-09T14:31:00Z">
        <w:r w:rsidR="00C22A18">
          <w:rPr>
            <w:rFonts w:ascii="Arial" w:hAnsi="Arial" w:cs="Arial"/>
            <w:sz w:val="21"/>
            <w:szCs w:val="21"/>
          </w:rPr>
          <w:t>+</w:t>
        </w:r>
      </w:ins>
      <w:ins w:id="268" w:author="D Lewin" w:date="2026-01-09T06:30:00Z" w16du:dateUtc="2026-01-09T14:30:00Z">
        <w:r w:rsidR="00D6415F">
          <w:rPr>
            <w:rFonts w:ascii="Arial" w:hAnsi="Arial" w:cs="Arial"/>
            <w:sz w:val="21"/>
            <w:szCs w:val="21"/>
          </w:rPr>
          <w:t>1 h</w:t>
        </w:r>
      </w:ins>
      <w:ins w:id="269" w:author="D Lewin" w:date="2026-01-09T06:31:00Z" w16du:dateUtc="2026-01-09T14:31:00Z">
        <w:r w:rsidR="00D6415F">
          <w:rPr>
            <w:rFonts w:ascii="Arial" w:hAnsi="Arial" w:cs="Arial"/>
            <w:sz w:val="21"/>
            <w:szCs w:val="21"/>
          </w:rPr>
          <w:t xml:space="preserve">our = </w:t>
        </w:r>
        <w:r w:rsidR="00C22A18">
          <w:rPr>
            <w:rFonts w:ascii="Arial" w:hAnsi="Arial" w:cs="Arial"/>
            <w:sz w:val="21"/>
            <w:szCs w:val="21"/>
          </w:rPr>
          <w:t>catch up sleep and propensity for a later/owl chronotype.</w:t>
        </w:r>
        <w:r w:rsidR="001F3343">
          <w:rPr>
            <w:rFonts w:ascii="Arial" w:hAnsi="Arial" w:cs="Arial"/>
            <w:sz w:val="21"/>
            <w:szCs w:val="21"/>
          </w:rPr>
          <w:t xml:space="preserve"> </w:t>
        </w:r>
      </w:ins>
    </w:p>
    <w:p w14:paraId="69A74EEE" w14:textId="77777777" w:rsidR="00B4247B" w:rsidRDefault="00B4247B" w:rsidP="00880825">
      <w:pPr>
        <w:spacing w:after="0" w:line="240" w:lineRule="auto"/>
        <w:outlineLvl w:val="2"/>
        <w:rPr>
          <w:ins w:id="270" w:author="D Lewin" w:date="2026-01-09T06:32:00Z" w16du:dateUtc="2026-01-09T14:32:00Z"/>
          <w:rFonts w:ascii="Arial" w:hAnsi="Arial" w:cs="Arial"/>
          <w:sz w:val="21"/>
          <w:szCs w:val="21"/>
        </w:rPr>
      </w:pPr>
    </w:p>
    <w:p w14:paraId="0A3222CF" w14:textId="05CAFF71" w:rsidR="00B4247B" w:rsidRDefault="00B4247B" w:rsidP="00880825">
      <w:pPr>
        <w:spacing w:after="0" w:line="240" w:lineRule="auto"/>
        <w:outlineLvl w:val="2"/>
        <w:rPr>
          <w:ins w:id="271" w:author="D Lewin" w:date="2026-01-09T06:08:00Z" w16du:dateUtc="2026-01-09T14:08:00Z"/>
          <w:rFonts w:ascii="Arial" w:hAnsi="Arial" w:cs="Arial"/>
          <w:sz w:val="21"/>
          <w:szCs w:val="21"/>
        </w:rPr>
      </w:pPr>
      <w:ins w:id="272" w:author="D Lewin" w:date="2026-01-09T06:32:00Z" w16du:dateUtc="2026-01-09T14:32:00Z">
        <w:r>
          <w:rPr>
            <w:noProof/>
          </w:rPr>
          <w:lastRenderedPageBreak/>
          <w:drawing>
            <wp:inline distT="0" distB="0" distL="0" distR="0" wp14:anchorId="57B64513" wp14:editId="127B406D">
              <wp:extent cx="5943600" cy="3714750"/>
              <wp:effectExtent l="0" t="0" r="0" b="0"/>
              <wp:docPr id="136180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08093" name=""/>
                      <pic:cNvPicPr/>
                    </pic:nvPicPr>
                    <pic:blipFill>
                      <a:blip r:embed="rId6"/>
                      <a:stretch>
                        <a:fillRect/>
                      </a:stretch>
                    </pic:blipFill>
                    <pic:spPr>
                      <a:xfrm>
                        <a:off x="0" y="0"/>
                        <a:ext cx="5943600" cy="3714750"/>
                      </a:xfrm>
                      <a:prstGeom prst="rect">
                        <a:avLst/>
                      </a:prstGeom>
                    </pic:spPr>
                  </pic:pic>
                </a:graphicData>
              </a:graphic>
            </wp:inline>
          </w:drawing>
        </w:r>
      </w:ins>
    </w:p>
    <w:p w14:paraId="6C7A3B9B" w14:textId="624791EE" w:rsidR="00EE770F" w:rsidRPr="00880825" w:rsidRDefault="00B4247B" w:rsidP="00880825">
      <w:pPr>
        <w:spacing w:after="0" w:line="240" w:lineRule="auto"/>
        <w:outlineLvl w:val="2"/>
        <w:rPr>
          <w:rFonts w:ascii="Arial" w:eastAsia="Times New Roman" w:hAnsi="Arial" w:cs="Arial"/>
          <w:b/>
          <w:bCs/>
          <w:caps/>
          <w:spacing w:val="5"/>
          <w:kern w:val="0"/>
          <w:sz w:val="21"/>
          <w:szCs w:val="21"/>
          <w14:ligatures w14:val="none"/>
        </w:rPr>
      </w:pPr>
      <w:ins w:id="273" w:author="D Lewin" w:date="2026-01-09T06:32:00Z" w16du:dateUtc="2026-01-09T14:32:00Z">
        <w:r>
          <w:rPr>
            <w:rFonts w:ascii="Arial" w:eastAsia="Times New Roman" w:hAnsi="Arial" w:cs="Arial"/>
            <w:b/>
            <w:bCs/>
            <w:caps/>
            <w:spacing w:val="5"/>
            <w:kern w:val="0"/>
            <w:sz w:val="21"/>
            <w:szCs w:val="21"/>
            <w14:ligatures w14:val="none"/>
          </w:rPr>
          <w:t>n</w:t>
        </w:r>
      </w:ins>
      <w:ins w:id="274" w:author="D Lewin" w:date="2026-01-09T06:33:00Z" w16du:dateUtc="2026-01-09T14:33:00Z">
        <w:r w:rsidR="008F17C4">
          <w:rPr>
            <w:rFonts w:ascii="Arial" w:eastAsia="Times New Roman" w:hAnsi="Arial" w:cs="Arial"/>
            <w:b/>
            <w:bCs/>
            <w:caps/>
            <w:spacing w:val="5"/>
            <w:kern w:val="0"/>
            <w:sz w:val="21"/>
            <w:szCs w:val="21"/>
            <w14:ligatures w14:val="none"/>
          </w:rPr>
          <w:t>eed to check data as above says lark and belowy says deleay.  Also suggest adding specific to sleep hygiene or at least (see details below)</w:t>
        </w:r>
      </w:ins>
    </w:p>
    <w:p w14:paraId="66EA274B" w14:textId="71516739" w:rsidR="00880825" w:rsidRDefault="00880825" w:rsidP="00CA3677">
      <w:pPr>
        <w:spacing w:after="0" w:line="240" w:lineRule="auto"/>
        <w:outlineLvl w:val="2"/>
        <w:rPr>
          <w:ins w:id="275" w:author="D Lewin" w:date="2026-01-09T06:34:00Z" w16du:dateUtc="2026-01-09T14:34:00Z"/>
          <w:rFonts w:ascii="Arial" w:hAnsi="Arial" w:cs="Arial"/>
          <w:color w:val="000000" w:themeColor="text1"/>
          <w:sz w:val="21"/>
          <w:szCs w:val="21"/>
        </w:rPr>
      </w:pPr>
    </w:p>
    <w:p w14:paraId="04783E09" w14:textId="77777777" w:rsidR="00E0395B" w:rsidRDefault="00E0395B" w:rsidP="00CA3677">
      <w:pPr>
        <w:spacing w:after="0" w:line="240" w:lineRule="auto"/>
        <w:outlineLvl w:val="2"/>
        <w:rPr>
          <w:ins w:id="276" w:author="D Lewin" w:date="2026-01-09T06:34:00Z" w16du:dateUtc="2026-01-09T14:34:00Z"/>
          <w:rFonts w:ascii="Arial" w:hAnsi="Arial" w:cs="Arial"/>
          <w:color w:val="000000" w:themeColor="text1"/>
          <w:sz w:val="21"/>
          <w:szCs w:val="21"/>
        </w:rPr>
      </w:pPr>
    </w:p>
    <w:p w14:paraId="372D80C1" w14:textId="193BB7F5" w:rsidR="00E0395B" w:rsidRDefault="00E0395B" w:rsidP="00CA3677">
      <w:pPr>
        <w:spacing w:after="0" w:line="240" w:lineRule="auto"/>
        <w:outlineLvl w:val="2"/>
        <w:rPr>
          <w:ins w:id="277" w:author="D Lewin" w:date="2026-01-09T06:35:00Z" w16du:dateUtc="2026-01-09T14:35:00Z"/>
          <w:rFonts w:ascii="Arial" w:hAnsi="Arial" w:cs="Arial"/>
          <w:color w:val="000000" w:themeColor="text1"/>
          <w:sz w:val="21"/>
          <w:szCs w:val="21"/>
        </w:rPr>
      </w:pPr>
      <w:ins w:id="278" w:author="D Lewin" w:date="2026-01-09T06:34:00Z" w16du:dateUtc="2026-01-09T14:34:00Z">
        <w:r>
          <w:rPr>
            <w:rFonts w:ascii="Arial" w:hAnsi="Arial" w:cs="Arial"/>
            <w:color w:val="000000" w:themeColor="text1"/>
            <w:sz w:val="21"/>
            <w:szCs w:val="21"/>
          </w:rPr>
          <w:t xml:space="preserve">We </w:t>
        </w:r>
        <w:proofErr w:type="gramStart"/>
        <w:r>
          <w:rPr>
            <w:rFonts w:ascii="Arial" w:hAnsi="Arial" w:cs="Arial"/>
            <w:color w:val="000000" w:themeColor="text1"/>
            <w:sz w:val="21"/>
            <w:szCs w:val="21"/>
          </w:rPr>
          <w:t>will want</w:t>
        </w:r>
        <w:proofErr w:type="gramEnd"/>
        <w:r>
          <w:rPr>
            <w:rFonts w:ascii="Arial" w:hAnsi="Arial" w:cs="Arial"/>
            <w:color w:val="000000" w:themeColor="text1"/>
            <w:sz w:val="21"/>
            <w:szCs w:val="21"/>
          </w:rPr>
          <w:t xml:space="preserve"> to cut all recommendations and instead provide links to our website </w:t>
        </w:r>
        <w:proofErr w:type="gramStart"/>
        <w:r>
          <w:rPr>
            <w:rFonts w:ascii="Arial" w:hAnsi="Arial" w:cs="Arial"/>
            <w:color w:val="000000" w:themeColor="text1"/>
            <w:sz w:val="21"/>
            <w:szCs w:val="21"/>
          </w:rPr>
          <w:t>and out</w:t>
        </w:r>
        <w:proofErr w:type="gramEnd"/>
        <w:r>
          <w:rPr>
            <w:rFonts w:ascii="Arial" w:hAnsi="Arial" w:cs="Arial"/>
            <w:color w:val="000000" w:themeColor="text1"/>
            <w:sz w:val="21"/>
            <w:szCs w:val="21"/>
          </w:rPr>
          <w:t xml:space="preserve"> outside professional organ</w:t>
        </w:r>
      </w:ins>
      <w:ins w:id="279" w:author="D Lewin" w:date="2026-01-09T06:35:00Z" w16du:dateUtc="2026-01-09T14:35:00Z">
        <w:r>
          <w:rPr>
            <w:rFonts w:ascii="Arial" w:hAnsi="Arial" w:cs="Arial"/>
            <w:color w:val="000000" w:themeColor="text1"/>
            <w:sz w:val="21"/>
            <w:szCs w:val="21"/>
          </w:rPr>
          <w:t>ization with links to providers in their area.</w:t>
        </w:r>
      </w:ins>
    </w:p>
    <w:p w14:paraId="20C2B9EF" w14:textId="77777777" w:rsidR="00E0395B" w:rsidRDefault="00E0395B" w:rsidP="00CA3677">
      <w:pPr>
        <w:spacing w:after="0" w:line="240" w:lineRule="auto"/>
        <w:outlineLvl w:val="2"/>
        <w:rPr>
          <w:ins w:id="280" w:author="D Lewin" w:date="2026-01-09T06:35:00Z" w16du:dateUtc="2026-01-09T14:35:00Z"/>
          <w:rFonts w:ascii="Arial" w:hAnsi="Arial" w:cs="Arial"/>
          <w:color w:val="000000" w:themeColor="text1"/>
          <w:sz w:val="21"/>
          <w:szCs w:val="21"/>
        </w:rPr>
      </w:pPr>
    </w:p>
    <w:p w14:paraId="5761015D" w14:textId="40DC83EE" w:rsidR="00E0395B" w:rsidRDefault="00E0395B" w:rsidP="00CA3677">
      <w:pPr>
        <w:spacing w:after="0" w:line="240" w:lineRule="auto"/>
        <w:outlineLvl w:val="2"/>
        <w:rPr>
          <w:ins w:id="281" w:author="D Lewin" w:date="2026-01-09T06:38:00Z" w16du:dateUtc="2026-01-09T14:38:00Z"/>
          <w:rFonts w:ascii="Arial" w:hAnsi="Arial" w:cs="Arial"/>
          <w:color w:val="000000" w:themeColor="text1"/>
          <w:sz w:val="21"/>
          <w:szCs w:val="21"/>
        </w:rPr>
      </w:pPr>
      <w:proofErr w:type="spellStart"/>
      <w:ins w:id="282" w:author="D Lewin" w:date="2026-01-09T06:35:00Z" w16du:dateUtc="2026-01-09T14:35:00Z">
        <w:r>
          <w:rPr>
            <w:rFonts w:ascii="Arial" w:hAnsi="Arial" w:cs="Arial"/>
            <w:color w:val="000000" w:themeColor="text1"/>
            <w:sz w:val="21"/>
            <w:szCs w:val="21"/>
          </w:rPr>
          <w:t>e.g</w:t>
        </w:r>
        <w:proofErr w:type="spellEnd"/>
        <w:r>
          <w:rPr>
            <w:rFonts w:ascii="Arial" w:hAnsi="Arial" w:cs="Arial"/>
            <w:color w:val="000000" w:themeColor="text1"/>
            <w:sz w:val="21"/>
            <w:szCs w:val="21"/>
          </w:rPr>
          <w:t>…..</w:t>
        </w:r>
      </w:ins>
      <w:ins w:id="283" w:author="D Lewin" w:date="2026-01-09T06:39:00Z" w16du:dateUtc="2026-01-09T14:39:00Z">
        <w:r w:rsidR="00426566">
          <w:rPr>
            <w:rFonts w:ascii="Arial" w:hAnsi="Arial" w:cs="Arial"/>
            <w:color w:val="000000" w:themeColor="text1"/>
            <w:sz w:val="21"/>
            <w:szCs w:val="21"/>
          </w:rPr>
          <w:t>below is generic rec</w:t>
        </w:r>
      </w:ins>
      <w:ins w:id="284" w:author="D Lewin" w:date="2026-01-09T06:38:00Z" w16du:dateUtc="2026-01-09T14:38:00Z">
        <w:r w:rsidR="00426566">
          <w:rPr>
            <w:rFonts w:ascii="Arial" w:hAnsi="Arial" w:cs="Arial"/>
            <w:color w:val="000000" w:themeColor="text1"/>
            <w:sz w:val="21"/>
            <w:szCs w:val="21"/>
          </w:rPr>
          <w:t>. For all disorders except for:</w:t>
        </w:r>
      </w:ins>
    </w:p>
    <w:p w14:paraId="3FAD8A5E" w14:textId="2CCE69F4" w:rsidR="00426566" w:rsidRDefault="00426566" w:rsidP="00CA3677">
      <w:pPr>
        <w:spacing w:after="0" w:line="240" w:lineRule="auto"/>
        <w:outlineLvl w:val="2"/>
        <w:rPr>
          <w:ins w:id="285" w:author="D Lewin" w:date="2026-01-09T06:39:00Z" w16du:dateUtc="2026-01-09T14:39:00Z"/>
          <w:rFonts w:ascii="Arial" w:hAnsi="Arial" w:cs="Arial"/>
          <w:color w:val="000000" w:themeColor="text1"/>
          <w:sz w:val="21"/>
          <w:szCs w:val="21"/>
        </w:rPr>
      </w:pPr>
      <w:ins w:id="286" w:author="D Lewin" w:date="2026-01-09T06:38:00Z" w16du:dateUtc="2026-01-09T14:38:00Z">
        <w:r>
          <w:rPr>
            <w:rFonts w:ascii="Arial" w:hAnsi="Arial" w:cs="Arial"/>
            <w:color w:val="000000" w:themeColor="text1"/>
            <w:sz w:val="21"/>
            <w:szCs w:val="21"/>
          </w:rPr>
          <w:t>Hypersomnia</w:t>
        </w:r>
      </w:ins>
      <w:ins w:id="287" w:author="D Lewin" w:date="2026-01-09T06:39:00Z" w16du:dateUtc="2026-01-09T14:39:00Z">
        <w:r>
          <w:rPr>
            <w:rFonts w:ascii="Arial" w:hAnsi="Arial" w:cs="Arial"/>
            <w:color w:val="000000" w:themeColor="text1"/>
            <w:sz w:val="21"/>
            <w:szCs w:val="21"/>
          </w:rPr>
          <w:t xml:space="preserve"> and parasomnias which should safety </w:t>
        </w:r>
        <w:proofErr w:type="spellStart"/>
        <w:r>
          <w:rPr>
            <w:rFonts w:ascii="Arial" w:hAnsi="Arial" w:cs="Arial"/>
            <w:color w:val="000000" w:themeColor="text1"/>
            <w:sz w:val="21"/>
            <w:szCs w:val="21"/>
          </w:rPr>
          <w:t>warnigns</w:t>
        </w:r>
        <w:proofErr w:type="spellEnd"/>
        <w:r>
          <w:rPr>
            <w:rFonts w:ascii="Arial" w:hAnsi="Arial" w:cs="Arial"/>
            <w:color w:val="000000" w:themeColor="text1"/>
            <w:sz w:val="21"/>
            <w:szCs w:val="21"/>
          </w:rPr>
          <w:t>:</w:t>
        </w:r>
      </w:ins>
    </w:p>
    <w:p w14:paraId="0BF55536" w14:textId="77777777" w:rsidR="00426566" w:rsidRDefault="00426566" w:rsidP="00CA3677">
      <w:pPr>
        <w:spacing w:after="0" w:line="240" w:lineRule="auto"/>
        <w:outlineLvl w:val="2"/>
        <w:rPr>
          <w:ins w:id="288" w:author="D Lewin" w:date="2026-01-09T06:39:00Z" w16du:dateUtc="2026-01-09T14:39:00Z"/>
          <w:rFonts w:ascii="Arial" w:hAnsi="Arial" w:cs="Arial"/>
          <w:color w:val="000000" w:themeColor="text1"/>
          <w:sz w:val="21"/>
          <w:szCs w:val="21"/>
        </w:rPr>
      </w:pPr>
    </w:p>
    <w:p w14:paraId="36B328E5" w14:textId="2C68F144" w:rsidR="00426566" w:rsidRDefault="00764C56" w:rsidP="00CA3677">
      <w:pPr>
        <w:spacing w:after="0" w:line="240" w:lineRule="auto"/>
        <w:outlineLvl w:val="2"/>
        <w:rPr>
          <w:ins w:id="289" w:author="D Lewin" w:date="2026-01-09T06:41:00Z" w16du:dateUtc="2026-01-09T14:41:00Z"/>
          <w:rFonts w:ascii="Arial" w:hAnsi="Arial" w:cs="Arial"/>
          <w:color w:val="000000" w:themeColor="text1"/>
          <w:sz w:val="21"/>
          <w:szCs w:val="21"/>
        </w:rPr>
      </w:pPr>
      <w:ins w:id="290" w:author="D Lewin" w:date="2026-01-09T06:39:00Z" w16du:dateUtc="2026-01-09T14:39:00Z">
        <w:r>
          <w:rPr>
            <w:rFonts w:ascii="Arial" w:hAnsi="Arial" w:cs="Arial"/>
            <w:color w:val="000000" w:themeColor="text1"/>
            <w:sz w:val="21"/>
            <w:szCs w:val="21"/>
          </w:rPr>
          <w:t xml:space="preserve">Your responses to questions on </w:t>
        </w:r>
      </w:ins>
      <w:ins w:id="291" w:author="D Lewin" w:date="2026-01-09T06:40:00Z" w16du:dateUtc="2026-01-09T14:40:00Z">
        <w:r>
          <w:rPr>
            <w:rFonts w:ascii="Arial" w:hAnsi="Arial" w:cs="Arial"/>
            <w:color w:val="000000" w:themeColor="text1"/>
            <w:sz w:val="21"/>
            <w:szCs w:val="21"/>
          </w:rPr>
          <w:t>[daytime sleepiness</w:t>
        </w:r>
      </w:ins>
      <w:ins w:id="292" w:author="D Lewin" w:date="2026-01-09T06:41:00Z" w16du:dateUtc="2026-01-09T14:41:00Z">
        <w:r>
          <w:rPr>
            <w:rFonts w:ascii="Arial" w:hAnsi="Arial" w:cs="Arial"/>
            <w:color w:val="000000" w:themeColor="text1"/>
            <w:sz w:val="21"/>
            <w:szCs w:val="21"/>
          </w:rPr>
          <w:t xml:space="preserve">, </w:t>
        </w:r>
      </w:ins>
      <w:ins w:id="293" w:author="D Lewin" w:date="2026-01-09T06:40:00Z" w16du:dateUtc="2026-01-09T14:40:00Z">
        <w:r>
          <w:rPr>
            <w:rFonts w:ascii="Arial" w:hAnsi="Arial" w:cs="Arial"/>
            <w:color w:val="000000" w:themeColor="text1"/>
            <w:sz w:val="21"/>
            <w:szCs w:val="21"/>
          </w:rPr>
          <w:t xml:space="preserve">parasomnias] suggest that you may have a sleep disorder that places you, family members and </w:t>
        </w:r>
        <w:proofErr w:type="gramStart"/>
        <w:r>
          <w:rPr>
            <w:rFonts w:ascii="Arial" w:hAnsi="Arial" w:cs="Arial"/>
            <w:color w:val="000000" w:themeColor="text1"/>
            <w:sz w:val="21"/>
            <w:szCs w:val="21"/>
          </w:rPr>
          <w:t>other</w:t>
        </w:r>
        <w:proofErr w:type="gramEnd"/>
        <w:r>
          <w:rPr>
            <w:rFonts w:ascii="Arial" w:hAnsi="Arial" w:cs="Arial"/>
            <w:color w:val="000000" w:themeColor="text1"/>
            <w:sz w:val="21"/>
            <w:szCs w:val="21"/>
          </w:rPr>
          <w:t xml:space="preserve"> at risk of injury that could include automobile or sports accident</w:t>
        </w:r>
      </w:ins>
      <w:ins w:id="294" w:author="D Lewin" w:date="2026-01-09T06:41:00Z" w16du:dateUtc="2026-01-09T14:41:00Z">
        <w:r>
          <w:rPr>
            <w:rFonts w:ascii="Arial" w:hAnsi="Arial" w:cs="Arial"/>
            <w:color w:val="000000" w:themeColor="text1"/>
            <w:sz w:val="21"/>
            <w:szCs w:val="21"/>
          </w:rPr>
          <w:t xml:space="preserve">s.  </w:t>
        </w:r>
      </w:ins>
    </w:p>
    <w:p w14:paraId="027532F5" w14:textId="77777777" w:rsidR="00764C56" w:rsidRDefault="00764C56" w:rsidP="00CA3677">
      <w:pPr>
        <w:spacing w:after="0" w:line="240" w:lineRule="auto"/>
        <w:outlineLvl w:val="2"/>
        <w:rPr>
          <w:ins w:id="295" w:author="D Lewin" w:date="2026-01-09T06:41:00Z" w16du:dateUtc="2026-01-09T14:41:00Z"/>
          <w:rFonts w:ascii="Arial" w:hAnsi="Arial" w:cs="Arial"/>
          <w:color w:val="000000" w:themeColor="text1"/>
          <w:sz w:val="21"/>
          <w:szCs w:val="21"/>
        </w:rPr>
      </w:pPr>
    </w:p>
    <w:p w14:paraId="499173A9" w14:textId="4B2BED76" w:rsidR="00764C56" w:rsidRDefault="00764C56" w:rsidP="00CA3677">
      <w:pPr>
        <w:spacing w:after="0" w:line="240" w:lineRule="auto"/>
        <w:outlineLvl w:val="2"/>
        <w:rPr>
          <w:ins w:id="296" w:author="D Lewin" w:date="2026-01-09T06:42:00Z" w16du:dateUtc="2026-01-09T14:42:00Z"/>
          <w:rFonts w:ascii="Arial" w:hAnsi="Arial" w:cs="Arial"/>
          <w:color w:val="000000" w:themeColor="text1"/>
          <w:sz w:val="21"/>
          <w:szCs w:val="21"/>
        </w:rPr>
      </w:pPr>
      <w:ins w:id="297" w:author="D Lewin" w:date="2026-01-09T06:41:00Z" w16du:dateUtc="2026-01-09T14:41:00Z">
        <w:r>
          <w:rPr>
            <w:rFonts w:ascii="Arial" w:hAnsi="Arial" w:cs="Arial"/>
            <w:color w:val="000000" w:themeColor="text1"/>
            <w:sz w:val="21"/>
            <w:szCs w:val="21"/>
          </w:rPr>
          <w:t xml:space="preserve">Your daytime </w:t>
        </w:r>
        <w:proofErr w:type="spellStart"/>
        <w:r>
          <w:rPr>
            <w:rFonts w:ascii="Arial" w:hAnsi="Arial" w:cs="Arial"/>
            <w:color w:val="000000" w:themeColor="text1"/>
            <w:sz w:val="21"/>
            <w:szCs w:val="21"/>
          </w:rPr>
          <w:t>sleepniness</w:t>
        </w:r>
        <w:proofErr w:type="spellEnd"/>
        <w:r>
          <w:rPr>
            <w:rFonts w:ascii="Arial" w:hAnsi="Arial" w:cs="Arial"/>
            <w:color w:val="000000" w:themeColor="text1"/>
            <w:sz w:val="21"/>
            <w:szCs w:val="21"/>
          </w:rPr>
          <w:t xml:space="preserve"> symptoms are </w:t>
        </w:r>
        <w:proofErr w:type="spellStart"/>
        <w:r>
          <w:rPr>
            <w:rFonts w:ascii="Arial" w:hAnsi="Arial" w:cs="Arial"/>
            <w:color w:val="000000" w:themeColor="text1"/>
            <w:sz w:val="21"/>
            <w:szCs w:val="21"/>
          </w:rPr>
          <w:t>signfcant</w:t>
        </w:r>
        <w:proofErr w:type="spellEnd"/>
        <w:r>
          <w:rPr>
            <w:rFonts w:ascii="Arial" w:hAnsi="Arial" w:cs="Arial"/>
            <w:color w:val="000000" w:themeColor="text1"/>
            <w:sz w:val="21"/>
            <w:szCs w:val="21"/>
          </w:rPr>
          <w:t xml:space="preserve"> and we suggest that you </w:t>
        </w:r>
      </w:ins>
      <w:ins w:id="298" w:author="D Lewin" w:date="2026-01-09T06:42:00Z" w16du:dateUtc="2026-01-09T14:42:00Z">
        <w:r>
          <w:rPr>
            <w:rFonts w:ascii="Arial" w:hAnsi="Arial" w:cs="Arial"/>
            <w:color w:val="000000" w:themeColor="text1"/>
            <w:sz w:val="21"/>
            <w:szCs w:val="21"/>
          </w:rPr>
          <w:t>exercise significant caution that might include avoiding driving, biking or other high risk activities until you are treated.  More and specific recommendations are on our website [link out]</w:t>
        </w:r>
      </w:ins>
    </w:p>
    <w:p w14:paraId="3F39BA3A" w14:textId="77777777" w:rsidR="00764C56" w:rsidRDefault="00764C56" w:rsidP="00CA3677">
      <w:pPr>
        <w:spacing w:after="0" w:line="240" w:lineRule="auto"/>
        <w:outlineLvl w:val="2"/>
        <w:rPr>
          <w:ins w:id="299" w:author="D Lewin" w:date="2026-01-09T06:42:00Z" w16du:dateUtc="2026-01-09T14:42:00Z"/>
          <w:rFonts w:ascii="Arial" w:hAnsi="Arial" w:cs="Arial"/>
          <w:color w:val="000000" w:themeColor="text1"/>
          <w:sz w:val="21"/>
          <w:szCs w:val="21"/>
        </w:rPr>
      </w:pPr>
    </w:p>
    <w:p w14:paraId="0D90BADE" w14:textId="0250E354" w:rsidR="00764C56" w:rsidRDefault="00764C56" w:rsidP="00CA3677">
      <w:pPr>
        <w:spacing w:after="0" w:line="240" w:lineRule="auto"/>
        <w:outlineLvl w:val="2"/>
        <w:rPr>
          <w:ins w:id="300" w:author="D Lewin" w:date="2026-01-09T06:45:00Z" w16du:dateUtc="2026-01-09T14:45:00Z"/>
          <w:rFonts w:ascii="Arial" w:hAnsi="Arial" w:cs="Arial"/>
          <w:color w:val="000000" w:themeColor="text1"/>
          <w:sz w:val="21"/>
          <w:szCs w:val="21"/>
        </w:rPr>
      </w:pPr>
      <w:ins w:id="301" w:author="D Lewin" w:date="2026-01-09T06:42:00Z" w16du:dateUtc="2026-01-09T14:42:00Z">
        <w:r>
          <w:rPr>
            <w:rFonts w:ascii="Arial" w:hAnsi="Arial" w:cs="Arial"/>
            <w:color w:val="000000" w:themeColor="text1"/>
            <w:sz w:val="21"/>
            <w:szCs w:val="21"/>
          </w:rPr>
          <w:t xml:space="preserve">Your parasomnias – </w:t>
        </w:r>
        <w:proofErr w:type="gramStart"/>
        <w:r>
          <w:rPr>
            <w:rFonts w:ascii="Arial" w:hAnsi="Arial" w:cs="Arial"/>
            <w:color w:val="000000" w:themeColor="text1"/>
            <w:sz w:val="21"/>
            <w:szCs w:val="21"/>
          </w:rPr>
          <w:t>sleep wal</w:t>
        </w:r>
      </w:ins>
      <w:ins w:id="302" w:author="D Lewin" w:date="2026-01-09T06:43:00Z" w16du:dateUtc="2026-01-09T14:43:00Z">
        <w:r>
          <w:rPr>
            <w:rFonts w:ascii="Arial" w:hAnsi="Arial" w:cs="Arial"/>
            <w:color w:val="000000" w:themeColor="text1"/>
            <w:sz w:val="21"/>
            <w:szCs w:val="21"/>
          </w:rPr>
          <w:t>king</w:t>
        </w:r>
        <w:proofErr w:type="gramEnd"/>
        <w:r w:rsidR="00EA7894">
          <w:rPr>
            <w:rFonts w:ascii="Arial" w:hAnsi="Arial" w:cs="Arial"/>
            <w:color w:val="000000" w:themeColor="text1"/>
            <w:sz w:val="21"/>
            <w:szCs w:val="21"/>
          </w:rPr>
          <w:t>, sleep eating or night terrors</w:t>
        </w:r>
        <w:r>
          <w:rPr>
            <w:rFonts w:ascii="Arial" w:hAnsi="Arial" w:cs="Arial"/>
            <w:color w:val="000000" w:themeColor="text1"/>
            <w:sz w:val="21"/>
            <w:szCs w:val="21"/>
          </w:rPr>
          <w:t xml:space="preserve"> (when they have attempted to leave the house, eat or have been injured)</w:t>
        </w:r>
        <w:r w:rsidR="00EA7894">
          <w:rPr>
            <w:rFonts w:ascii="Arial" w:hAnsi="Arial" w:cs="Arial"/>
            <w:color w:val="000000" w:themeColor="text1"/>
            <w:sz w:val="21"/>
            <w:szCs w:val="21"/>
          </w:rPr>
          <w:t xml:space="preserve"> place you at significant risk of injury.  We strongly recommend </w:t>
        </w:r>
      </w:ins>
      <w:ins w:id="303" w:author="D Lewin" w:date="2026-01-09T06:44:00Z" w16du:dateUtc="2026-01-09T14:44:00Z">
        <w:r w:rsidR="00EA7894">
          <w:rPr>
            <w:rFonts w:ascii="Arial" w:hAnsi="Arial" w:cs="Arial"/>
            <w:color w:val="000000" w:themeColor="text1"/>
            <w:sz w:val="21"/>
            <w:szCs w:val="21"/>
          </w:rPr>
          <w:t xml:space="preserve">that someone in your home </w:t>
        </w:r>
        <w:proofErr w:type="gramStart"/>
        <w:r w:rsidR="00EA7894">
          <w:rPr>
            <w:rFonts w:ascii="Arial" w:hAnsi="Arial" w:cs="Arial"/>
            <w:color w:val="000000" w:themeColor="text1"/>
            <w:sz w:val="21"/>
            <w:szCs w:val="21"/>
          </w:rPr>
          <w:t>monitor</w:t>
        </w:r>
        <w:proofErr w:type="gramEnd"/>
        <w:r w:rsidR="00EA7894">
          <w:rPr>
            <w:rFonts w:ascii="Arial" w:hAnsi="Arial" w:cs="Arial"/>
            <w:color w:val="000000" w:themeColor="text1"/>
            <w:sz w:val="21"/>
            <w:szCs w:val="21"/>
          </w:rPr>
          <w:t xml:space="preserve"> your behavior at night and only wake you if you try to leave your home or are at risk of other injury.  Please seem more information here about safety precautions [link ou</w:t>
        </w:r>
      </w:ins>
      <w:ins w:id="304" w:author="D Lewin" w:date="2026-01-09T06:45:00Z" w16du:dateUtc="2026-01-09T14:45:00Z">
        <w:r w:rsidR="00EA7894">
          <w:rPr>
            <w:rFonts w:ascii="Arial" w:hAnsi="Arial" w:cs="Arial"/>
            <w:color w:val="000000" w:themeColor="text1"/>
            <w:sz w:val="21"/>
            <w:szCs w:val="21"/>
          </w:rPr>
          <w:t>t].</w:t>
        </w:r>
      </w:ins>
    </w:p>
    <w:p w14:paraId="7EE5906B" w14:textId="77777777" w:rsidR="00EA7894" w:rsidRDefault="00EA7894" w:rsidP="00CA3677">
      <w:pPr>
        <w:spacing w:after="0" w:line="240" w:lineRule="auto"/>
        <w:outlineLvl w:val="2"/>
        <w:rPr>
          <w:ins w:id="305" w:author="D Lewin" w:date="2026-01-09T06:45:00Z" w16du:dateUtc="2026-01-09T14:45:00Z"/>
          <w:rFonts w:ascii="Arial" w:hAnsi="Arial" w:cs="Arial"/>
          <w:color w:val="000000" w:themeColor="text1"/>
          <w:sz w:val="21"/>
          <w:szCs w:val="21"/>
        </w:rPr>
      </w:pPr>
    </w:p>
    <w:p w14:paraId="2E145BD2" w14:textId="64ED0A06" w:rsidR="00EA7894" w:rsidRDefault="00EA7894" w:rsidP="00CA3677">
      <w:pPr>
        <w:spacing w:after="0" w:line="240" w:lineRule="auto"/>
        <w:outlineLvl w:val="2"/>
        <w:rPr>
          <w:ins w:id="306" w:author="D Lewin" w:date="2026-01-09T06:47:00Z" w16du:dateUtc="2026-01-09T14:47:00Z"/>
          <w:rFonts w:ascii="Arial" w:hAnsi="Arial" w:cs="Arial"/>
          <w:color w:val="000000" w:themeColor="text1"/>
          <w:sz w:val="21"/>
          <w:szCs w:val="21"/>
        </w:rPr>
      </w:pPr>
      <w:ins w:id="307" w:author="D Lewin" w:date="2026-01-09T06:45:00Z" w16du:dateUtc="2026-01-09T14:45:00Z">
        <w:r>
          <w:rPr>
            <w:rFonts w:ascii="Arial" w:hAnsi="Arial" w:cs="Arial"/>
            <w:color w:val="000000" w:themeColor="text1"/>
            <w:sz w:val="21"/>
            <w:szCs w:val="21"/>
          </w:rPr>
          <w:t xml:space="preserve">Your use of sedating medications </w:t>
        </w:r>
      </w:ins>
      <w:ins w:id="308" w:author="D Lewin" w:date="2026-01-09T06:49:00Z" w16du:dateUtc="2026-01-09T14:49:00Z">
        <w:r w:rsidR="00F07D9B">
          <w:rPr>
            <w:rFonts w:ascii="Arial" w:hAnsi="Arial" w:cs="Arial"/>
            <w:color w:val="000000" w:themeColor="text1"/>
            <w:sz w:val="21"/>
            <w:szCs w:val="21"/>
          </w:rPr>
          <w:t xml:space="preserve"> and alcohol </w:t>
        </w:r>
      </w:ins>
      <w:ins w:id="309" w:author="D Lewin" w:date="2026-01-09T06:45:00Z" w16du:dateUtc="2026-01-09T14:45:00Z">
        <w:r>
          <w:rPr>
            <w:rFonts w:ascii="Arial" w:hAnsi="Arial" w:cs="Arial"/>
            <w:color w:val="000000" w:themeColor="text1"/>
            <w:sz w:val="21"/>
            <w:szCs w:val="21"/>
          </w:rPr>
          <w:t>can increase your risk of falls or other injuries at night.  We suggest that you exercise caution by asking someone in your home for assistance,</w:t>
        </w:r>
      </w:ins>
      <w:ins w:id="310" w:author="D Lewin" w:date="2026-01-09T06:46:00Z" w16du:dateUtc="2026-01-09T14:46:00Z">
        <w:r>
          <w:rPr>
            <w:rFonts w:ascii="Arial" w:hAnsi="Arial" w:cs="Arial"/>
            <w:color w:val="000000" w:themeColor="text1"/>
            <w:sz w:val="21"/>
            <w:szCs w:val="21"/>
          </w:rPr>
          <w:t xml:space="preserve"> </w:t>
        </w:r>
      </w:ins>
      <w:ins w:id="311" w:author="D Lewin" w:date="2026-01-09T06:47:00Z" w16du:dateUtc="2026-01-09T14:47:00Z">
        <w:r w:rsidR="00121E53">
          <w:rPr>
            <w:rFonts w:ascii="Arial" w:hAnsi="Arial" w:cs="Arial"/>
            <w:color w:val="000000" w:themeColor="text1"/>
            <w:sz w:val="21"/>
            <w:szCs w:val="21"/>
          </w:rPr>
          <w:t xml:space="preserve">using </w:t>
        </w:r>
        <w:proofErr w:type="spellStart"/>
        <w:r w:rsidR="00121E53">
          <w:rPr>
            <w:rFonts w:ascii="Arial" w:hAnsi="Arial" w:cs="Arial"/>
            <w:color w:val="000000" w:themeColor="text1"/>
            <w:sz w:val="21"/>
            <w:szCs w:val="21"/>
          </w:rPr>
          <w:t>nightlightes</w:t>
        </w:r>
        <w:proofErr w:type="spellEnd"/>
        <w:r w:rsidR="00121E53">
          <w:rPr>
            <w:rFonts w:ascii="Arial" w:hAnsi="Arial" w:cs="Arial"/>
            <w:color w:val="000000" w:themeColor="text1"/>
            <w:sz w:val="21"/>
            <w:szCs w:val="21"/>
          </w:rPr>
          <w:t xml:space="preserve"> </w:t>
        </w:r>
        <w:proofErr w:type="spellStart"/>
        <w:proofErr w:type="gramStart"/>
        <w:r w:rsidR="00121E53">
          <w:rPr>
            <w:rFonts w:ascii="Arial" w:hAnsi="Arial" w:cs="Arial"/>
            <w:color w:val="000000" w:themeColor="text1"/>
            <w:sz w:val="21"/>
            <w:szCs w:val="21"/>
          </w:rPr>
          <w:t>through out</w:t>
        </w:r>
        <w:proofErr w:type="spellEnd"/>
        <w:proofErr w:type="gramEnd"/>
        <w:r w:rsidR="00121E53">
          <w:rPr>
            <w:rFonts w:ascii="Arial" w:hAnsi="Arial" w:cs="Arial"/>
            <w:color w:val="000000" w:themeColor="text1"/>
            <w:sz w:val="21"/>
            <w:szCs w:val="21"/>
          </w:rPr>
          <w:t xml:space="preserve"> your home</w:t>
        </w:r>
        <w:r w:rsidR="00E76EA5">
          <w:rPr>
            <w:rFonts w:ascii="Arial" w:hAnsi="Arial" w:cs="Arial"/>
            <w:color w:val="000000" w:themeColor="text1"/>
            <w:sz w:val="21"/>
            <w:szCs w:val="21"/>
          </w:rPr>
          <w:t>.</w:t>
        </w:r>
      </w:ins>
    </w:p>
    <w:p w14:paraId="143BB0BF" w14:textId="77777777" w:rsidR="00E76EA5" w:rsidRDefault="00E76EA5" w:rsidP="00CA3677">
      <w:pPr>
        <w:spacing w:after="0" w:line="240" w:lineRule="auto"/>
        <w:outlineLvl w:val="2"/>
        <w:rPr>
          <w:ins w:id="312" w:author="D Lewin" w:date="2026-01-09T06:47:00Z" w16du:dateUtc="2026-01-09T14:47:00Z"/>
          <w:rFonts w:ascii="Arial" w:hAnsi="Arial" w:cs="Arial"/>
          <w:color w:val="000000" w:themeColor="text1"/>
          <w:sz w:val="21"/>
          <w:szCs w:val="21"/>
        </w:rPr>
      </w:pPr>
    </w:p>
    <w:p w14:paraId="0FEA9628" w14:textId="06AA634D" w:rsidR="00426566" w:rsidRDefault="00E76EA5" w:rsidP="00CA3677">
      <w:pPr>
        <w:spacing w:after="0" w:line="240" w:lineRule="auto"/>
        <w:outlineLvl w:val="2"/>
        <w:rPr>
          <w:ins w:id="313" w:author="D Lewin" w:date="2026-01-09T06:39:00Z" w16du:dateUtc="2026-01-09T14:39:00Z"/>
          <w:rFonts w:ascii="Arial" w:hAnsi="Arial" w:cs="Arial"/>
          <w:color w:val="000000" w:themeColor="text1"/>
          <w:sz w:val="21"/>
          <w:szCs w:val="21"/>
        </w:rPr>
      </w:pPr>
      <w:ins w:id="314" w:author="D Lewin" w:date="2026-01-09T06:48:00Z" w16du:dateUtc="2026-01-09T14:48:00Z">
        <w:r>
          <w:rPr>
            <w:rFonts w:ascii="Arial" w:hAnsi="Arial" w:cs="Arial"/>
            <w:color w:val="000000" w:themeColor="text1"/>
            <w:sz w:val="21"/>
            <w:szCs w:val="21"/>
          </w:rPr>
          <w:lastRenderedPageBreak/>
          <w:t xml:space="preserve">Your use of </w:t>
        </w:r>
      </w:ins>
      <w:ins w:id="315" w:author="D Lewin" w:date="2026-01-09T06:49:00Z" w16du:dateUtc="2026-01-09T14:49:00Z">
        <w:r w:rsidR="00F07D9B">
          <w:rPr>
            <w:rFonts w:ascii="Arial" w:hAnsi="Arial" w:cs="Arial"/>
            <w:color w:val="000000" w:themeColor="text1"/>
            <w:sz w:val="21"/>
            <w:szCs w:val="21"/>
          </w:rPr>
          <w:t>[</w:t>
        </w:r>
      </w:ins>
      <w:ins w:id="316" w:author="D Lewin" w:date="2026-01-09T06:48:00Z" w16du:dateUtc="2026-01-09T14:48:00Z">
        <w:r>
          <w:rPr>
            <w:rFonts w:ascii="Arial" w:hAnsi="Arial" w:cs="Arial"/>
            <w:color w:val="000000" w:themeColor="text1"/>
            <w:sz w:val="21"/>
            <w:szCs w:val="21"/>
          </w:rPr>
          <w:t xml:space="preserve">prescriptions </w:t>
        </w:r>
      </w:ins>
      <w:ins w:id="317" w:author="D Lewin" w:date="2026-01-09T06:49:00Z" w16du:dateUtc="2026-01-09T14:49:00Z">
        <w:r w:rsidR="00F07D9B">
          <w:rPr>
            <w:rFonts w:ascii="Arial" w:hAnsi="Arial" w:cs="Arial"/>
            <w:color w:val="000000" w:themeColor="text1"/>
            <w:sz w:val="21"/>
            <w:szCs w:val="21"/>
          </w:rPr>
          <w:t xml:space="preserve">and/or caffeine and/or alcohol] </w:t>
        </w:r>
        <w:r w:rsidR="008479F2">
          <w:rPr>
            <w:rFonts w:ascii="Arial" w:hAnsi="Arial" w:cs="Arial"/>
            <w:color w:val="000000" w:themeColor="text1"/>
            <w:sz w:val="21"/>
            <w:szCs w:val="21"/>
          </w:rPr>
          <w:t>are significant and</w:t>
        </w:r>
      </w:ins>
      <w:ins w:id="318" w:author="D Lewin" w:date="2026-01-09T06:48:00Z" w16du:dateUtc="2026-01-09T14:48:00Z">
        <w:r w:rsidR="00A10E4D">
          <w:rPr>
            <w:rFonts w:ascii="Arial" w:hAnsi="Arial" w:cs="Arial"/>
            <w:color w:val="000000" w:themeColor="text1"/>
            <w:sz w:val="21"/>
            <w:szCs w:val="21"/>
          </w:rPr>
          <w:t xml:space="preserve">  can lead to health risks and</w:t>
        </w:r>
      </w:ins>
      <w:ins w:id="319" w:author="D Lewin" w:date="2026-01-09T06:49:00Z" w16du:dateUtc="2026-01-09T14:49:00Z">
        <w:r w:rsidR="008479F2">
          <w:rPr>
            <w:rFonts w:ascii="Arial" w:hAnsi="Arial" w:cs="Arial"/>
            <w:color w:val="000000" w:themeColor="text1"/>
            <w:sz w:val="21"/>
            <w:szCs w:val="21"/>
          </w:rPr>
          <w:t xml:space="preserve"> injury and suppor</w:t>
        </w:r>
      </w:ins>
      <w:ins w:id="320" w:author="D Lewin" w:date="2026-01-09T06:50:00Z" w16du:dateUtc="2026-01-09T14:50:00Z">
        <w:r w:rsidR="008479F2">
          <w:rPr>
            <w:rFonts w:ascii="Arial" w:hAnsi="Arial" w:cs="Arial"/>
            <w:color w:val="000000" w:themeColor="text1"/>
            <w:sz w:val="21"/>
            <w:szCs w:val="21"/>
          </w:rPr>
          <w:t xml:space="preserve">t and management by </w:t>
        </w:r>
        <w:proofErr w:type="spellStart"/>
        <w:r w:rsidR="008479F2">
          <w:rPr>
            <w:rFonts w:ascii="Arial" w:hAnsi="Arial" w:cs="Arial"/>
            <w:color w:val="000000" w:themeColor="text1"/>
            <w:sz w:val="21"/>
            <w:szCs w:val="21"/>
          </w:rPr>
          <w:t>specilaised</w:t>
        </w:r>
        <w:proofErr w:type="spellEnd"/>
        <w:r w:rsidR="008479F2">
          <w:rPr>
            <w:rFonts w:ascii="Arial" w:hAnsi="Arial" w:cs="Arial"/>
            <w:color w:val="000000" w:themeColor="text1"/>
            <w:sz w:val="21"/>
            <w:szCs w:val="21"/>
          </w:rPr>
          <w:t xml:space="preserve"> provider is recommended.  </w:t>
        </w:r>
        <w:r w:rsidR="00E47D2B">
          <w:rPr>
            <w:rFonts w:ascii="Arial" w:hAnsi="Arial" w:cs="Arial"/>
            <w:color w:val="000000" w:themeColor="text1"/>
            <w:sz w:val="21"/>
            <w:szCs w:val="21"/>
          </w:rPr>
          <w:t>We provide additional information on</w:t>
        </w:r>
      </w:ins>
      <w:ins w:id="321" w:author="D Lewin" w:date="2026-01-09T06:51:00Z" w16du:dateUtc="2026-01-09T14:51:00Z">
        <w:r w:rsidR="0079168D">
          <w:rPr>
            <w:rFonts w:ascii="Arial" w:hAnsi="Arial" w:cs="Arial"/>
            <w:color w:val="000000" w:themeColor="text1"/>
            <w:sz w:val="21"/>
            <w:szCs w:val="21"/>
          </w:rPr>
          <w:t xml:space="preserve"> </w:t>
        </w:r>
      </w:ins>
      <w:ins w:id="322" w:author="D Lewin" w:date="2026-01-09T06:50:00Z" w16du:dateUtc="2026-01-09T14:50:00Z">
        <w:r w:rsidR="00E47D2B">
          <w:rPr>
            <w:rFonts w:ascii="Arial" w:hAnsi="Arial" w:cs="Arial"/>
            <w:color w:val="000000" w:themeColor="text1"/>
            <w:sz w:val="21"/>
            <w:szCs w:val="21"/>
          </w:rPr>
          <w:t>our website</w:t>
        </w:r>
      </w:ins>
      <w:ins w:id="323" w:author="D Lewin" w:date="2026-01-09T06:51:00Z" w16du:dateUtc="2026-01-09T14:51:00Z">
        <w:r w:rsidR="0079168D">
          <w:rPr>
            <w:rFonts w:ascii="Arial" w:hAnsi="Arial" w:cs="Arial"/>
            <w:color w:val="000000" w:themeColor="text1"/>
            <w:sz w:val="21"/>
            <w:szCs w:val="21"/>
          </w:rPr>
          <w:t xml:space="preserve"> </w:t>
        </w:r>
      </w:ins>
      <w:ins w:id="324" w:author="D Lewin" w:date="2026-01-09T06:52:00Z" w16du:dateUtc="2026-01-09T14:52:00Z">
        <w:r w:rsidR="0079168D">
          <w:rPr>
            <w:rFonts w:ascii="Arial" w:hAnsi="Arial" w:cs="Arial"/>
            <w:color w:val="000000" w:themeColor="text1"/>
            <w:sz w:val="21"/>
            <w:szCs w:val="21"/>
          </w:rPr>
          <w:t>[link out]</w:t>
        </w:r>
      </w:ins>
      <w:ins w:id="325" w:author="D Lewin" w:date="2026-01-09T06:50:00Z" w16du:dateUtc="2026-01-09T14:50:00Z">
        <w:r w:rsidR="00E47D2B">
          <w:rPr>
            <w:rFonts w:ascii="Arial" w:hAnsi="Arial" w:cs="Arial"/>
            <w:color w:val="000000" w:themeColor="text1"/>
            <w:sz w:val="21"/>
            <w:szCs w:val="21"/>
          </w:rPr>
          <w:t xml:space="preserve">, but you should consult with your prescribing provider or other health </w:t>
        </w:r>
      </w:ins>
      <w:ins w:id="326" w:author="D Lewin" w:date="2026-01-09T06:51:00Z" w16du:dateUtc="2026-01-09T14:51:00Z">
        <w:r w:rsidR="00E47D2B">
          <w:rPr>
            <w:rFonts w:ascii="Arial" w:hAnsi="Arial" w:cs="Arial"/>
            <w:color w:val="000000" w:themeColor="text1"/>
            <w:sz w:val="21"/>
            <w:szCs w:val="21"/>
          </w:rPr>
          <w:t>professional before making changes</w:t>
        </w:r>
        <w:r w:rsidR="00FE2A40">
          <w:rPr>
            <w:rFonts w:ascii="Arial" w:hAnsi="Arial" w:cs="Arial"/>
            <w:color w:val="000000" w:themeColor="text1"/>
            <w:sz w:val="21"/>
            <w:szCs w:val="21"/>
          </w:rPr>
          <w:t xml:space="preserve"> as there can be side effects </w:t>
        </w:r>
        <w:r w:rsidR="0079168D">
          <w:rPr>
            <w:rFonts w:ascii="Arial" w:hAnsi="Arial" w:cs="Arial"/>
            <w:color w:val="000000" w:themeColor="text1"/>
            <w:sz w:val="21"/>
            <w:szCs w:val="21"/>
          </w:rPr>
          <w:t>when you discontinue use</w:t>
        </w:r>
      </w:ins>
      <w:ins w:id="327" w:author="D Lewin" w:date="2026-01-09T06:52:00Z" w16du:dateUtc="2026-01-09T14:52:00Z">
        <w:r w:rsidR="0079168D">
          <w:rPr>
            <w:rFonts w:ascii="Arial" w:hAnsi="Arial" w:cs="Arial"/>
            <w:color w:val="000000" w:themeColor="text1"/>
            <w:sz w:val="21"/>
            <w:szCs w:val="21"/>
          </w:rPr>
          <w:t>.</w:t>
        </w:r>
      </w:ins>
    </w:p>
    <w:p w14:paraId="62891A56" w14:textId="77777777" w:rsidR="00426566" w:rsidRDefault="00426566" w:rsidP="00CA3677">
      <w:pPr>
        <w:spacing w:after="0" w:line="240" w:lineRule="auto"/>
        <w:outlineLvl w:val="2"/>
        <w:rPr>
          <w:ins w:id="328" w:author="D Lewin" w:date="2026-01-09T06:39:00Z" w16du:dateUtc="2026-01-09T14:39:00Z"/>
          <w:rFonts w:ascii="Arial" w:hAnsi="Arial" w:cs="Arial"/>
          <w:color w:val="000000" w:themeColor="text1"/>
          <w:sz w:val="21"/>
          <w:szCs w:val="21"/>
        </w:rPr>
      </w:pPr>
    </w:p>
    <w:p w14:paraId="4DCD99D7" w14:textId="77777777" w:rsidR="00426566" w:rsidRDefault="00426566" w:rsidP="00CA3677">
      <w:pPr>
        <w:spacing w:after="0" w:line="240" w:lineRule="auto"/>
        <w:outlineLvl w:val="2"/>
        <w:rPr>
          <w:ins w:id="329" w:author="D Lewin" w:date="2026-01-09T06:35:00Z" w16du:dateUtc="2026-01-09T14:35:00Z"/>
          <w:rFonts w:ascii="Arial" w:hAnsi="Arial" w:cs="Arial"/>
          <w:color w:val="000000" w:themeColor="text1"/>
          <w:sz w:val="21"/>
          <w:szCs w:val="21"/>
        </w:rPr>
      </w:pPr>
    </w:p>
    <w:p w14:paraId="0E412685" w14:textId="77777777" w:rsidR="00E0395B" w:rsidRDefault="00E0395B" w:rsidP="00CA3677">
      <w:pPr>
        <w:spacing w:after="0" w:line="240" w:lineRule="auto"/>
        <w:outlineLvl w:val="2"/>
        <w:rPr>
          <w:ins w:id="330" w:author="D Lewin" w:date="2026-01-09T06:35:00Z" w16du:dateUtc="2026-01-09T14:35:00Z"/>
          <w:rFonts w:ascii="Arial" w:hAnsi="Arial" w:cs="Arial"/>
          <w:color w:val="000000" w:themeColor="text1"/>
          <w:sz w:val="21"/>
          <w:szCs w:val="21"/>
        </w:rPr>
      </w:pPr>
    </w:p>
    <w:p w14:paraId="230DA911" w14:textId="5E0AE129" w:rsidR="00E0395B" w:rsidRDefault="00E0395B" w:rsidP="00CA3677">
      <w:pPr>
        <w:spacing w:after="0" w:line="240" w:lineRule="auto"/>
        <w:outlineLvl w:val="2"/>
        <w:rPr>
          <w:ins w:id="331" w:author="D Lewin" w:date="2026-01-09T06:54:00Z" w16du:dateUtc="2026-01-09T14:54:00Z"/>
          <w:rFonts w:ascii="Arial" w:hAnsi="Arial" w:cs="Arial"/>
          <w:color w:val="000000" w:themeColor="text1"/>
          <w:sz w:val="21"/>
          <w:szCs w:val="21"/>
        </w:rPr>
      </w:pPr>
      <w:ins w:id="332" w:author="D Lewin" w:date="2026-01-09T06:35:00Z" w16du:dateUtc="2026-01-09T14:35:00Z">
        <w:r>
          <w:rPr>
            <w:rFonts w:ascii="Arial" w:hAnsi="Arial" w:cs="Arial"/>
            <w:color w:val="000000" w:themeColor="text1"/>
            <w:sz w:val="21"/>
            <w:szCs w:val="21"/>
          </w:rPr>
          <w:t xml:space="preserve">You have endorsed symptoms of </w:t>
        </w:r>
        <w:r w:rsidR="00462F62">
          <w:rPr>
            <w:rFonts w:ascii="Arial" w:hAnsi="Arial" w:cs="Arial"/>
            <w:color w:val="000000" w:themeColor="text1"/>
            <w:sz w:val="21"/>
            <w:szCs w:val="21"/>
          </w:rPr>
          <w:t xml:space="preserve"> </w:t>
        </w:r>
      </w:ins>
      <w:ins w:id="333" w:author="D Lewin" w:date="2026-01-09T06:52:00Z" w16du:dateUtc="2026-01-09T14:52:00Z">
        <w:r w:rsidR="009C1779">
          <w:rPr>
            <w:rFonts w:ascii="Arial" w:hAnsi="Arial" w:cs="Arial"/>
            <w:color w:val="000000" w:themeColor="text1"/>
            <w:sz w:val="21"/>
            <w:szCs w:val="21"/>
          </w:rPr>
          <w:t>[</w:t>
        </w:r>
        <w:proofErr w:type="gramStart"/>
        <w:r w:rsidR="009C1779">
          <w:rPr>
            <w:rFonts w:ascii="Arial" w:hAnsi="Arial" w:cs="Arial"/>
            <w:color w:val="000000" w:themeColor="text1"/>
            <w:sz w:val="21"/>
            <w:szCs w:val="21"/>
          </w:rPr>
          <w:t>include</w:t>
        </w:r>
        <w:proofErr w:type="gramEnd"/>
        <w:r w:rsidR="009C1779">
          <w:rPr>
            <w:rFonts w:ascii="Arial" w:hAnsi="Arial" w:cs="Arial"/>
            <w:color w:val="000000" w:themeColor="text1"/>
            <w:sz w:val="21"/>
            <w:szCs w:val="21"/>
          </w:rPr>
          <w:t xml:space="preserve"> all sleep disorders</w:t>
        </w:r>
        <w:r w:rsidR="00DD52B7">
          <w:rPr>
            <w:rFonts w:ascii="Arial" w:hAnsi="Arial" w:cs="Arial"/>
            <w:color w:val="000000" w:themeColor="text1"/>
            <w:sz w:val="21"/>
            <w:szCs w:val="21"/>
          </w:rPr>
          <w:t xml:space="preserve">] </w:t>
        </w:r>
      </w:ins>
      <w:ins w:id="334" w:author="D Lewin" w:date="2026-01-09T06:53:00Z" w16du:dateUtc="2026-01-09T14:53:00Z">
        <w:r w:rsidR="00DD52B7">
          <w:rPr>
            <w:rFonts w:ascii="Arial" w:hAnsi="Arial" w:cs="Arial"/>
            <w:color w:val="000000" w:themeColor="text1"/>
            <w:sz w:val="21"/>
            <w:szCs w:val="21"/>
          </w:rPr>
          <w:t>\</w:t>
        </w:r>
      </w:ins>
      <w:ins w:id="335" w:author="D Lewin" w:date="2026-01-09T06:35:00Z" w16du:dateUtc="2026-01-09T14:35:00Z">
        <w:r w:rsidR="00462F62">
          <w:rPr>
            <w:rFonts w:ascii="Arial" w:hAnsi="Arial" w:cs="Arial"/>
            <w:color w:val="000000" w:themeColor="text1"/>
            <w:sz w:val="21"/>
            <w:szCs w:val="21"/>
          </w:rPr>
          <w:t xml:space="preserve">  </w:t>
        </w:r>
      </w:ins>
      <w:ins w:id="336" w:author="D Lewin" w:date="2026-01-09T06:36:00Z" w16du:dateUtc="2026-01-09T14:36:00Z">
        <w:r w:rsidR="00462F62">
          <w:rPr>
            <w:rFonts w:ascii="Arial" w:hAnsi="Arial" w:cs="Arial"/>
            <w:color w:val="000000" w:themeColor="text1"/>
            <w:sz w:val="21"/>
            <w:szCs w:val="21"/>
          </w:rPr>
          <w:t xml:space="preserve">These diagnoses are interfering with your daytime functioning.  We provide more </w:t>
        </w:r>
        <w:proofErr w:type="gramStart"/>
        <w:r w:rsidR="00462F62">
          <w:rPr>
            <w:rFonts w:ascii="Arial" w:hAnsi="Arial" w:cs="Arial"/>
            <w:color w:val="000000" w:themeColor="text1"/>
            <w:sz w:val="21"/>
            <w:szCs w:val="21"/>
          </w:rPr>
          <w:t>detail</w:t>
        </w:r>
        <w:proofErr w:type="gramEnd"/>
        <w:r w:rsidR="00462F62">
          <w:rPr>
            <w:rFonts w:ascii="Arial" w:hAnsi="Arial" w:cs="Arial"/>
            <w:color w:val="000000" w:themeColor="text1"/>
            <w:sz w:val="21"/>
            <w:szCs w:val="21"/>
          </w:rPr>
          <w:t xml:space="preserve"> on our website for </w:t>
        </w:r>
      </w:ins>
      <w:ins w:id="337" w:author="D Lewin" w:date="2026-01-09T06:37:00Z" w16du:dateUtc="2026-01-09T14:37:00Z">
        <w:r w:rsidR="00462F62">
          <w:rPr>
            <w:rFonts w:ascii="Arial" w:hAnsi="Arial" w:cs="Arial"/>
            <w:color w:val="000000" w:themeColor="text1"/>
            <w:sz w:val="21"/>
            <w:szCs w:val="21"/>
          </w:rPr>
          <w:t xml:space="preserve">[link out to sleep principles, health sleep practices, and </w:t>
        </w:r>
      </w:ins>
      <w:ins w:id="338" w:author="D Lewin" w:date="2026-01-09T06:53:00Z" w16du:dateUtc="2026-01-09T14:53:00Z">
        <w:r w:rsidR="00DD52B7">
          <w:rPr>
            <w:rFonts w:ascii="Arial" w:hAnsi="Arial" w:cs="Arial"/>
            <w:color w:val="000000" w:themeColor="text1"/>
            <w:sz w:val="21"/>
            <w:szCs w:val="21"/>
          </w:rPr>
          <w:t>specific sleep disorder]</w:t>
        </w:r>
      </w:ins>
      <w:ins w:id="339" w:author="D Lewin" w:date="2026-01-09T06:37:00Z" w16du:dateUtc="2026-01-09T14:37:00Z">
        <w:r w:rsidR="00462F62">
          <w:rPr>
            <w:rFonts w:ascii="Arial" w:hAnsi="Arial" w:cs="Arial"/>
            <w:color w:val="000000" w:themeColor="text1"/>
            <w:sz w:val="21"/>
            <w:szCs w:val="21"/>
          </w:rPr>
          <w:t xml:space="preserve"> and </w:t>
        </w:r>
      </w:ins>
      <w:ins w:id="340" w:author="D Lewin" w:date="2026-01-09T06:36:00Z" w16du:dateUtc="2026-01-09T14:36:00Z">
        <w:r w:rsidR="00462F62">
          <w:rPr>
            <w:rFonts w:ascii="Arial" w:hAnsi="Arial" w:cs="Arial"/>
            <w:color w:val="000000" w:themeColor="text1"/>
            <w:sz w:val="21"/>
            <w:szCs w:val="21"/>
          </w:rPr>
          <w:t>strongly recommend that you bring this report to your health care provider</w:t>
        </w:r>
      </w:ins>
      <w:ins w:id="341" w:author="D Lewin" w:date="2026-01-09T06:37:00Z" w16du:dateUtc="2026-01-09T14:37:00Z">
        <w:r w:rsidR="00462F62">
          <w:rPr>
            <w:rFonts w:ascii="Arial" w:hAnsi="Arial" w:cs="Arial"/>
            <w:color w:val="000000" w:themeColor="text1"/>
            <w:sz w:val="21"/>
            <w:szCs w:val="21"/>
          </w:rPr>
          <w:t>.  You can find a provider on our website</w:t>
        </w:r>
        <w:r w:rsidR="00426566">
          <w:rPr>
            <w:rFonts w:ascii="Arial" w:hAnsi="Arial" w:cs="Arial"/>
            <w:color w:val="000000" w:themeColor="text1"/>
            <w:sz w:val="21"/>
            <w:szCs w:val="21"/>
          </w:rPr>
          <w:t xml:space="preserve"> o</w:t>
        </w:r>
      </w:ins>
      <w:ins w:id="342" w:author="D Lewin" w:date="2026-01-09T06:38:00Z" w16du:dateUtc="2026-01-09T14:38:00Z">
        <w:r w:rsidR="00426566">
          <w:rPr>
            <w:rFonts w:ascii="Arial" w:hAnsi="Arial" w:cs="Arial"/>
            <w:color w:val="000000" w:themeColor="text1"/>
            <w:sz w:val="21"/>
            <w:szCs w:val="21"/>
          </w:rPr>
          <w:t>r links to providers in your area.</w:t>
        </w:r>
      </w:ins>
    </w:p>
    <w:p w14:paraId="08F72F61" w14:textId="77777777" w:rsidR="00DA6480" w:rsidRDefault="00DA6480" w:rsidP="00CA3677">
      <w:pPr>
        <w:spacing w:after="0" w:line="240" w:lineRule="auto"/>
        <w:outlineLvl w:val="2"/>
        <w:rPr>
          <w:ins w:id="343" w:author="D Lewin" w:date="2026-01-09T06:54:00Z" w16du:dateUtc="2026-01-09T14:54:00Z"/>
          <w:rFonts w:ascii="Arial" w:hAnsi="Arial" w:cs="Arial"/>
          <w:color w:val="000000" w:themeColor="text1"/>
          <w:sz w:val="21"/>
          <w:szCs w:val="21"/>
        </w:rPr>
      </w:pPr>
    </w:p>
    <w:p w14:paraId="50B1533E" w14:textId="1DA4B946" w:rsidR="00DA6480" w:rsidRPr="008C4244" w:rsidRDefault="00DA6480" w:rsidP="00CA3677">
      <w:pPr>
        <w:spacing w:after="0" w:line="240" w:lineRule="auto"/>
        <w:outlineLvl w:val="2"/>
        <w:rPr>
          <w:rFonts w:ascii="Arial" w:hAnsi="Arial" w:cs="Arial"/>
          <w:color w:val="000000" w:themeColor="text1"/>
          <w:sz w:val="21"/>
          <w:szCs w:val="21"/>
        </w:rPr>
      </w:pPr>
      <w:ins w:id="344" w:author="D Lewin" w:date="2026-01-09T06:54:00Z" w16du:dateUtc="2026-01-09T14:54:00Z">
        <w:r>
          <w:rPr>
            <w:rFonts w:ascii="Arial" w:hAnsi="Arial" w:cs="Arial"/>
            <w:color w:val="000000" w:themeColor="text1"/>
            <w:sz w:val="21"/>
            <w:szCs w:val="21"/>
          </w:rPr>
          <w:t>In resources -- - just provide links to our website……for relevant disorders or sleep health problems.</w:t>
        </w:r>
      </w:ins>
    </w:p>
    <w:sectPr w:rsidR="00DA6480" w:rsidRPr="008C4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195"/>
    <w:multiLevelType w:val="multilevel"/>
    <w:tmpl w:val="BAF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AE58F9"/>
    <w:multiLevelType w:val="multilevel"/>
    <w:tmpl w:val="46E4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4539774">
    <w:abstractNumId w:val="1"/>
  </w:num>
  <w:num w:numId="2" w16cid:durableId="11849039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 Lewin">
    <w15:presenceInfo w15:providerId="Windows Live" w15:userId="54c57c98a28bb6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B73"/>
    <w:rsid w:val="00014021"/>
    <w:rsid w:val="00057FDA"/>
    <w:rsid w:val="00091D1D"/>
    <w:rsid w:val="000C6F77"/>
    <w:rsid w:val="000D4BAC"/>
    <w:rsid w:val="000E3093"/>
    <w:rsid w:val="000E75C3"/>
    <w:rsid w:val="000F5D0E"/>
    <w:rsid w:val="00121E53"/>
    <w:rsid w:val="00181038"/>
    <w:rsid w:val="001C283E"/>
    <w:rsid w:val="001F30A3"/>
    <w:rsid w:val="001F3343"/>
    <w:rsid w:val="002668FA"/>
    <w:rsid w:val="00296369"/>
    <w:rsid w:val="002E7A50"/>
    <w:rsid w:val="002E7CC6"/>
    <w:rsid w:val="003A1EF9"/>
    <w:rsid w:val="004228B6"/>
    <w:rsid w:val="00426566"/>
    <w:rsid w:val="00433D93"/>
    <w:rsid w:val="00452401"/>
    <w:rsid w:val="00462F62"/>
    <w:rsid w:val="004B052F"/>
    <w:rsid w:val="004B74CB"/>
    <w:rsid w:val="004E2636"/>
    <w:rsid w:val="004E39F2"/>
    <w:rsid w:val="0050277D"/>
    <w:rsid w:val="0051058D"/>
    <w:rsid w:val="005869C4"/>
    <w:rsid w:val="00594466"/>
    <w:rsid w:val="00687BCB"/>
    <w:rsid w:val="00690F97"/>
    <w:rsid w:val="006C20BD"/>
    <w:rsid w:val="00725B73"/>
    <w:rsid w:val="00755728"/>
    <w:rsid w:val="00764C56"/>
    <w:rsid w:val="007757F8"/>
    <w:rsid w:val="0079168D"/>
    <w:rsid w:val="007B25CA"/>
    <w:rsid w:val="00827721"/>
    <w:rsid w:val="008479F2"/>
    <w:rsid w:val="0087404F"/>
    <w:rsid w:val="00880825"/>
    <w:rsid w:val="00881461"/>
    <w:rsid w:val="008A4607"/>
    <w:rsid w:val="008C4244"/>
    <w:rsid w:val="008D5CBB"/>
    <w:rsid w:val="008D601F"/>
    <w:rsid w:val="008F17C4"/>
    <w:rsid w:val="00946D72"/>
    <w:rsid w:val="009531F9"/>
    <w:rsid w:val="009C1779"/>
    <w:rsid w:val="009E247E"/>
    <w:rsid w:val="00A05242"/>
    <w:rsid w:val="00A0676C"/>
    <w:rsid w:val="00A10E4D"/>
    <w:rsid w:val="00A576C3"/>
    <w:rsid w:val="00A607A1"/>
    <w:rsid w:val="00AB40A3"/>
    <w:rsid w:val="00AE5DCB"/>
    <w:rsid w:val="00AF47E5"/>
    <w:rsid w:val="00B4247B"/>
    <w:rsid w:val="00B46F99"/>
    <w:rsid w:val="00BE4664"/>
    <w:rsid w:val="00C22A18"/>
    <w:rsid w:val="00C61D92"/>
    <w:rsid w:val="00C65F4A"/>
    <w:rsid w:val="00C76E8E"/>
    <w:rsid w:val="00CA3677"/>
    <w:rsid w:val="00D6415F"/>
    <w:rsid w:val="00D853E4"/>
    <w:rsid w:val="00D9478B"/>
    <w:rsid w:val="00DA27E6"/>
    <w:rsid w:val="00DA6480"/>
    <w:rsid w:val="00DD52B7"/>
    <w:rsid w:val="00DE2C6C"/>
    <w:rsid w:val="00DF0FDD"/>
    <w:rsid w:val="00DF6A68"/>
    <w:rsid w:val="00E01D23"/>
    <w:rsid w:val="00E0395B"/>
    <w:rsid w:val="00E43D65"/>
    <w:rsid w:val="00E47D2B"/>
    <w:rsid w:val="00E76EA5"/>
    <w:rsid w:val="00E84CA7"/>
    <w:rsid w:val="00EA7894"/>
    <w:rsid w:val="00EB6EF0"/>
    <w:rsid w:val="00EC20DA"/>
    <w:rsid w:val="00EE197A"/>
    <w:rsid w:val="00EE770F"/>
    <w:rsid w:val="00EF1EA9"/>
    <w:rsid w:val="00F07D9B"/>
    <w:rsid w:val="00F148F3"/>
    <w:rsid w:val="00F22F2D"/>
    <w:rsid w:val="00F74156"/>
    <w:rsid w:val="00FE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4270"/>
  <w15:chartTrackingRefBased/>
  <w15:docId w15:val="{D3347C2B-559F-4EA2-A3B9-296F080B3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B73"/>
    <w:rPr>
      <w:rFonts w:eastAsiaTheme="majorEastAsia" w:cstheme="majorBidi"/>
      <w:color w:val="272727" w:themeColor="text1" w:themeTint="D8"/>
    </w:rPr>
  </w:style>
  <w:style w:type="paragraph" w:styleId="Title">
    <w:name w:val="Title"/>
    <w:basedOn w:val="Normal"/>
    <w:next w:val="Normal"/>
    <w:link w:val="TitleChar"/>
    <w:uiPriority w:val="10"/>
    <w:qFormat/>
    <w:rsid w:val="0072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B73"/>
    <w:pPr>
      <w:spacing w:before="160"/>
      <w:jc w:val="center"/>
    </w:pPr>
    <w:rPr>
      <w:i/>
      <w:iCs/>
      <w:color w:val="404040" w:themeColor="text1" w:themeTint="BF"/>
    </w:rPr>
  </w:style>
  <w:style w:type="character" w:customStyle="1" w:styleId="QuoteChar">
    <w:name w:val="Quote Char"/>
    <w:basedOn w:val="DefaultParagraphFont"/>
    <w:link w:val="Quote"/>
    <w:uiPriority w:val="29"/>
    <w:rsid w:val="00725B73"/>
    <w:rPr>
      <w:i/>
      <w:iCs/>
      <w:color w:val="404040" w:themeColor="text1" w:themeTint="BF"/>
    </w:rPr>
  </w:style>
  <w:style w:type="paragraph" w:styleId="ListParagraph">
    <w:name w:val="List Paragraph"/>
    <w:basedOn w:val="Normal"/>
    <w:uiPriority w:val="34"/>
    <w:qFormat/>
    <w:rsid w:val="00725B73"/>
    <w:pPr>
      <w:ind w:left="720"/>
      <w:contextualSpacing/>
    </w:pPr>
  </w:style>
  <w:style w:type="character" w:styleId="IntenseEmphasis">
    <w:name w:val="Intense Emphasis"/>
    <w:basedOn w:val="DefaultParagraphFont"/>
    <w:uiPriority w:val="21"/>
    <w:qFormat/>
    <w:rsid w:val="00725B73"/>
    <w:rPr>
      <w:i/>
      <w:iCs/>
      <w:color w:val="0F4761" w:themeColor="accent1" w:themeShade="BF"/>
    </w:rPr>
  </w:style>
  <w:style w:type="paragraph" w:styleId="IntenseQuote">
    <w:name w:val="Intense Quote"/>
    <w:basedOn w:val="Normal"/>
    <w:next w:val="Normal"/>
    <w:link w:val="IntenseQuoteChar"/>
    <w:uiPriority w:val="30"/>
    <w:qFormat/>
    <w:rsid w:val="00725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B73"/>
    <w:rPr>
      <w:i/>
      <w:iCs/>
      <w:color w:val="0F4761" w:themeColor="accent1" w:themeShade="BF"/>
    </w:rPr>
  </w:style>
  <w:style w:type="character" w:styleId="IntenseReference">
    <w:name w:val="Intense Reference"/>
    <w:basedOn w:val="DefaultParagraphFont"/>
    <w:uiPriority w:val="32"/>
    <w:qFormat/>
    <w:rsid w:val="00725B73"/>
    <w:rPr>
      <w:b/>
      <w:bCs/>
      <w:smallCaps/>
      <w:color w:val="0F4761" w:themeColor="accent1" w:themeShade="BF"/>
      <w:spacing w:val="5"/>
    </w:rPr>
  </w:style>
  <w:style w:type="paragraph" w:styleId="Revision">
    <w:name w:val="Revision"/>
    <w:hidden/>
    <w:uiPriority w:val="99"/>
    <w:semiHidden/>
    <w:rsid w:val="00725B73"/>
    <w:pPr>
      <w:spacing w:after="0" w:line="240" w:lineRule="auto"/>
    </w:pPr>
  </w:style>
  <w:style w:type="character" w:styleId="Strong">
    <w:name w:val="Strong"/>
    <w:basedOn w:val="DefaultParagraphFont"/>
    <w:uiPriority w:val="22"/>
    <w:qFormat/>
    <w:rsid w:val="000140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2157</Words>
  <Characters>12297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Lewin</dc:creator>
  <cp:keywords/>
  <dc:description/>
  <cp:lastModifiedBy>D Lewin</cp:lastModifiedBy>
  <cp:revision>2</cp:revision>
  <dcterms:created xsi:type="dcterms:W3CDTF">2026-01-09T15:02:00Z</dcterms:created>
  <dcterms:modified xsi:type="dcterms:W3CDTF">2026-01-09T15:02:00Z</dcterms:modified>
</cp:coreProperties>
</file>